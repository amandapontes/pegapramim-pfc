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79BF08F5" w14:textId="77777777" w:rsidR="008608F1" w:rsidRPr="009300FF" w:rsidRDefault="008608F1" w:rsidP="00510D22">
      <w:pPr>
        <w:ind w:firstLine="708"/>
        <w:jc w:val="center"/>
        <w:rPr>
          <w:rFonts w:cs="Arial"/>
          <w:bCs/>
        </w:rPr>
      </w:pPr>
      <w:r w:rsidRPr="009300FF">
        <w:rPr>
          <w:rFonts w:cs="Arial"/>
          <w:b/>
          <w:bCs/>
        </w:rPr>
        <w:t>FACULDADE COTEMIG</w:t>
      </w:r>
    </w:p>
    <w:p w14:paraId="30C79D69" w14:textId="77777777" w:rsidR="008608F1" w:rsidRPr="009300FF" w:rsidRDefault="008608F1">
      <w:pPr>
        <w:jc w:val="center"/>
        <w:rPr>
          <w:rFonts w:eastAsia="Arial" w:cs="Arial"/>
          <w:b/>
        </w:rPr>
      </w:pPr>
      <w:r w:rsidRPr="009300FF">
        <w:rPr>
          <w:rFonts w:cs="Arial"/>
          <w:bCs/>
        </w:rPr>
        <w:t>CURSO DE SISTEMAS DE INFORMAÇÃO</w:t>
      </w:r>
    </w:p>
    <w:p w14:paraId="74EE891A" w14:textId="77777777" w:rsidR="008608F1" w:rsidRPr="009300FF" w:rsidRDefault="008608F1">
      <w:pPr>
        <w:rPr>
          <w:rFonts w:cs="Arial"/>
          <w:b/>
        </w:rPr>
      </w:pPr>
      <w:r w:rsidRPr="009300FF">
        <w:rPr>
          <w:rFonts w:eastAsia="Arial" w:cs="Arial"/>
          <w:b/>
        </w:rPr>
        <w:t xml:space="preserve">   </w:t>
      </w:r>
    </w:p>
    <w:p w14:paraId="7E0EA0FA" w14:textId="77777777" w:rsidR="008608F1" w:rsidRPr="009300FF" w:rsidRDefault="008608F1">
      <w:pPr>
        <w:rPr>
          <w:rFonts w:cs="Arial"/>
          <w:b/>
        </w:rPr>
      </w:pPr>
    </w:p>
    <w:p w14:paraId="1242A4D0" w14:textId="77777777" w:rsidR="008608F1" w:rsidRPr="009300FF" w:rsidRDefault="008608F1">
      <w:pPr>
        <w:rPr>
          <w:rFonts w:cs="Arial"/>
          <w:b/>
        </w:rPr>
      </w:pPr>
    </w:p>
    <w:p w14:paraId="21B97B22" w14:textId="77777777" w:rsidR="008608F1" w:rsidRPr="009300FF" w:rsidRDefault="008608F1">
      <w:pPr>
        <w:rPr>
          <w:rFonts w:cs="Arial"/>
          <w:b/>
        </w:rPr>
      </w:pPr>
    </w:p>
    <w:p w14:paraId="63B58A56" w14:textId="77777777" w:rsidR="008608F1" w:rsidRPr="009300FF" w:rsidRDefault="008608F1">
      <w:pPr>
        <w:rPr>
          <w:rFonts w:cs="Arial"/>
          <w:b/>
        </w:rPr>
      </w:pPr>
    </w:p>
    <w:p w14:paraId="4688EDEB" w14:textId="77777777" w:rsidR="008608F1" w:rsidRPr="009300FF" w:rsidRDefault="008608F1">
      <w:pPr>
        <w:tabs>
          <w:tab w:val="left" w:pos="5685"/>
        </w:tabs>
        <w:rPr>
          <w:rFonts w:cs="Arial"/>
        </w:rPr>
      </w:pPr>
      <w:r w:rsidRPr="009300FF">
        <w:rPr>
          <w:rFonts w:cs="Arial"/>
          <w:b/>
        </w:rPr>
        <w:tab/>
      </w:r>
    </w:p>
    <w:p w14:paraId="0E1C20B3" w14:textId="77777777" w:rsidR="008608F1" w:rsidRPr="009300FF" w:rsidRDefault="00BF2126">
      <w:pPr>
        <w:pStyle w:val="Corpodetexto21"/>
      </w:pPr>
      <w:proofErr w:type="spellStart"/>
      <w:r w:rsidRPr="009300FF">
        <w:t>PegaPraMim</w:t>
      </w:r>
      <w:proofErr w:type="spellEnd"/>
      <w:r w:rsidR="008608F1" w:rsidRPr="009300FF">
        <w:t>: Compartilhamento de recursos</w:t>
      </w:r>
    </w:p>
    <w:p w14:paraId="681F1BB6" w14:textId="77777777" w:rsidR="008608F1" w:rsidRPr="009300FF" w:rsidRDefault="008608F1">
      <w:pPr>
        <w:rPr>
          <w:rFonts w:cs="Arial"/>
          <w:b/>
        </w:rPr>
      </w:pPr>
    </w:p>
    <w:p w14:paraId="0C770729" w14:textId="77777777" w:rsidR="008608F1" w:rsidRPr="009300FF" w:rsidRDefault="008608F1">
      <w:pPr>
        <w:rPr>
          <w:rFonts w:cs="Arial"/>
          <w:b/>
        </w:rPr>
      </w:pPr>
    </w:p>
    <w:p w14:paraId="4D5A74E7" w14:textId="77777777" w:rsidR="008608F1" w:rsidRPr="009300FF" w:rsidRDefault="008608F1">
      <w:pPr>
        <w:rPr>
          <w:rFonts w:cs="Arial"/>
          <w:b/>
        </w:rPr>
      </w:pPr>
    </w:p>
    <w:p w14:paraId="2243A6EC" w14:textId="77777777" w:rsidR="008608F1" w:rsidRPr="009300FF" w:rsidRDefault="008608F1">
      <w:pPr>
        <w:rPr>
          <w:rFonts w:cs="Arial"/>
          <w:b/>
        </w:rPr>
      </w:pPr>
    </w:p>
    <w:p w14:paraId="18677FE2" w14:textId="77777777" w:rsidR="008608F1" w:rsidRPr="009300FF" w:rsidRDefault="008608F1">
      <w:pPr>
        <w:jc w:val="center"/>
        <w:rPr>
          <w:rFonts w:cs="Arial"/>
          <w:b/>
        </w:rPr>
      </w:pPr>
    </w:p>
    <w:p w14:paraId="55A1B3E7" w14:textId="77777777" w:rsidR="008608F1" w:rsidRDefault="008608F1">
      <w:pPr>
        <w:jc w:val="center"/>
        <w:rPr>
          <w:rFonts w:cs="Arial"/>
          <w:b/>
        </w:rPr>
      </w:pPr>
      <w:r w:rsidRPr="009300FF">
        <w:rPr>
          <w:rFonts w:cs="Arial"/>
          <w:b/>
        </w:rPr>
        <w:t>Por</w:t>
      </w:r>
    </w:p>
    <w:p w14:paraId="377F849A" w14:textId="77777777" w:rsidR="0065358E" w:rsidRPr="009300FF" w:rsidRDefault="0065358E">
      <w:pPr>
        <w:jc w:val="center"/>
        <w:rPr>
          <w:rFonts w:cs="Arial"/>
          <w:b/>
          <w:bCs/>
        </w:rPr>
      </w:pPr>
      <w:r>
        <w:rPr>
          <w:rFonts w:cs="Arial"/>
          <w:b/>
        </w:rPr>
        <w:t>Amanda Cristina Pontes Ferreira</w:t>
      </w:r>
    </w:p>
    <w:p w14:paraId="320EE010" w14:textId="77777777" w:rsidR="008608F1" w:rsidRPr="009300FF" w:rsidRDefault="008608F1">
      <w:pPr>
        <w:jc w:val="center"/>
        <w:rPr>
          <w:rFonts w:cs="Arial"/>
          <w:b/>
        </w:rPr>
      </w:pPr>
      <w:r w:rsidRPr="009300FF">
        <w:rPr>
          <w:rFonts w:cs="Arial"/>
          <w:b/>
          <w:bCs/>
        </w:rPr>
        <w:t>Lucas Henrique Pereira Souza</w:t>
      </w:r>
    </w:p>
    <w:p w14:paraId="7FB690AA" w14:textId="77777777" w:rsidR="008608F1" w:rsidRPr="009300FF" w:rsidRDefault="008608F1">
      <w:pPr>
        <w:rPr>
          <w:rFonts w:cs="Arial"/>
          <w:b/>
        </w:rPr>
      </w:pPr>
    </w:p>
    <w:p w14:paraId="19D8B535" w14:textId="77777777" w:rsidR="008608F1" w:rsidRPr="009300FF" w:rsidRDefault="008608F1">
      <w:pPr>
        <w:rPr>
          <w:rFonts w:cs="Arial"/>
          <w:b/>
        </w:rPr>
      </w:pPr>
    </w:p>
    <w:p w14:paraId="29AC7804" w14:textId="77777777" w:rsidR="008608F1" w:rsidRPr="009300FF" w:rsidRDefault="008608F1">
      <w:pPr>
        <w:rPr>
          <w:rFonts w:cs="Arial"/>
          <w:b/>
        </w:rPr>
      </w:pPr>
    </w:p>
    <w:p w14:paraId="5884E90C" w14:textId="77777777" w:rsidR="008608F1" w:rsidRPr="009300FF" w:rsidRDefault="008608F1">
      <w:pPr>
        <w:rPr>
          <w:rFonts w:cs="Arial"/>
          <w:b/>
        </w:rPr>
      </w:pPr>
    </w:p>
    <w:p w14:paraId="7DED6904" w14:textId="77777777" w:rsidR="008608F1" w:rsidRPr="009300FF" w:rsidRDefault="008608F1">
      <w:pPr>
        <w:rPr>
          <w:rFonts w:cs="Arial"/>
          <w:b/>
        </w:rPr>
      </w:pPr>
    </w:p>
    <w:p w14:paraId="17E2C1BB" w14:textId="77777777" w:rsidR="008608F1" w:rsidRPr="009300FF" w:rsidRDefault="008608F1">
      <w:pPr>
        <w:rPr>
          <w:rFonts w:cs="Arial"/>
          <w:b/>
        </w:rPr>
      </w:pPr>
    </w:p>
    <w:p w14:paraId="712EDF66" w14:textId="77777777" w:rsidR="008608F1" w:rsidRPr="009300FF" w:rsidRDefault="008608F1">
      <w:pPr>
        <w:spacing w:line="240" w:lineRule="auto"/>
        <w:jc w:val="center"/>
        <w:rPr>
          <w:rFonts w:cs="Arial"/>
        </w:rPr>
      </w:pPr>
      <w:r w:rsidRPr="009300FF">
        <w:rPr>
          <w:rFonts w:cs="Arial"/>
        </w:rPr>
        <w:t>Belo Horizonte</w:t>
      </w:r>
    </w:p>
    <w:p w14:paraId="2E3D3C4C" w14:textId="77777777" w:rsidR="008608F1" w:rsidRPr="009300FF" w:rsidRDefault="0065358E">
      <w:pPr>
        <w:spacing w:line="240" w:lineRule="auto"/>
        <w:jc w:val="center"/>
        <w:rPr>
          <w:rFonts w:cs="Arial"/>
          <w:b/>
          <w:bCs/>
        </w:rPr>
        <w:sectPr w:rsidR="008608F1" w:rsidRPr="009300FF" w:rsidSect="00BD48A5">
          <w:headerReference w:type="default" r:id="rId9"/>
          <w:pgSz w:w="11906" w:h="16838"/>
          <w:pgMar w:top="1701" w:right="1134" w:bottom="1410" w:left="1701" w:header="709" w:footer="1134" w:gutter="0"/>
          <w:cols w:space="720"/>
          <w:docGrid w:linePitch="360"/>
        </w:sectPr>
      </w:pPr>
      <w:r>
        <w:rPr>
          <w:rFonts w:cs="Arial"/>
        </w:rPr>
        <w:t>2015</w:t>
      </w:r>
      <w:r w:rsidR="0084163A" w:rsidRPr="009300FF">
        <w:rPr>
          <w:rFonts w:cs="Arial"/>
        </w:rPr>
        <w:t>/0</w:t>
      </w:r>
      <w:r>
        <w:rPr>
          <w:rFonts w:cs="Arial"/>
        </w:rPr>
        <w:t>1</w:t>
      </w:r>
    </w:p>
    <w:p w14:paraId="7E3F0D57" w14:textId="77777777" w:rsidR="008608F1" w:rsidRPr="009300FF" w:rsidRDefault="0065358E">
      <w:pPr>
        <w:pageBreakBefore/>
        <w:jc w:val="center"/>
        <w:rPr>
          <w:rFonts w:cs="Arial"/>
          <w:b/>
          <w:bCs/>
        </w:rPr>
      </w:pPr>
      <w:r>
        <w:rPr>
          <w:rFonts w:cs="Arial"/>
          <w:b/>
          <w:bCs/>
        </w:rPr>
        <w:lastRenderedPageBreak/>
        <w:t xml:space="preserve">Amanda Cristina Pontes Ferreira e </w:t>
      </w:r>
      <w:r w:rsidR="008608F1" w:rsidRPr="009300FF">
        <w:rPr>
          <w:rFonts w:cs="Arial"/>
          <w:b/>
          <w:bCs/>
        </w:rPr>
        <w:t>Lucas Henrique Pereira Souza</w:t>
      </w:r>
    </w:p>
    <w:p w14:paraId="53EFCBB9" w14:textId="77777777" w:rsidR="008608F1" w:rsidRPr="009300FF" w:rsidRDefault="008608F1">
      <w:pPr>
        <w:jc w:val="center"/>
        <w:rPr>
          <w:rFonts w:cs="Arial"/>
          <w:b/>
          <w:bCs/>
        </w:rPr>
      </w:pPr>
    </w:p>
    <w:p w14:paraId="316761A2" w14:textId="77777777" w:rsidR="008608F1" w:rsidRPr="009300FF" w:rsidRDefault="008608F1">
      <w:pPr>
        <w:jc w:val="center"/>
        <w:rPr>
          <w:rFonts w:cs="Arial"/>
          <w:b/>
          <w:bCs/>
        </w:rPr>
      </w:pPr>
    </w:p>
    <w:p w14:paraId="66194D21" w14:textId="77777777" w:rsidR="008608F1" w:rsidRPr="009300FF" w:rsidRDefault="008608F1">
      <w:pPr>
        <w:jc w:val="center"/>
        <w:rPr>
          <w:rFonts w:cs="Arial"/>
          <w:b/>
          <w:bCs/>
        </w:rPr>
      </w:pPr>
    </w:p>
    <w:p w14:paraId="73B0DD8D" w14:textId="77777777" w:rsidR="008608F1" w:rsidRPr="009300FF" w:rsidRDefault="008608F1">
      <w:pPr>
        <w:jc w:val="center"/>
        <w:rPr>
          <w:rFonts w:cs="Arial"/>
          <w:b/>
          <w:bCs/>
        </w:rPr>
      </w:pPr>
    </w:p>
    <w:p w14:paraId="63306002" w14:textId="77777777" w:rsidR="008608F1" w:rsidRPr="009300FF" w:rsidRDefault="008608F1">
      <w:pPr>
        <w:rPr>
          <w:rFonts w:cs="Arial"/>
          <w:b/>
        </w:rPr>
      </w:pPr>
    </w:p>
    <w:p w14:paraId="51E01B3F" w14:textId="77777777" w:rsidR="008608F1" w:rsidRPr="009300FF" w:rsidRDefault="00BF2126">
      <w:pPr>
        <w:pStyle w:val="Corpodetexto21"/>
      </w:pPr>
      <w:proofErr w:type="spellStart"/>
      <w:r w:rsidRPr="009300FF">
        <w:t>PegaPraMim</w:t>
      </w:r>
      <w:proofErr w:type="spellEnd"/>
      <w:r w:rsidR="008608F1" w:rsidRPr="009300FF">
        <w:t>: Compartilhamento de recursos</w:t>
      </w:r>
    </w:p>
    <w:p w14:paraId="1D8216A8" w14:textId="77777777" w:rsidR="008608F1" w:rsidRPr="009300FF" w:rsidRDefault="008608F1">
      <w:pPr>
        <w:pStyle w:val="Corpodetexto21"/>
      </w:pPr>
    </w:p>
    <w:p w14:paraId="22ABEB8C" w14:textId="77777777" w:rsidR="008608F1" w:rsidRPr="009300FF" w:rsidRDefault="008608F1">
      <w:pPr>
        <w:rPr>
          <w:rFonts w:cs="Arial"/>
          <w:b/>
        </w:rPr>
      </w:pPr>
    </w:p>
    <w:p w14:paraId="38781C66" w14:textId="77777777" w:rsidR="008608F1" w:rsidRPr="009300FF" w:rsidRDefault="008608F1">
      <w:pPr>
        <w:rPr>
          <w:rFonts w:cs="Arial"/>
          <w:b/>
        </w:rPr>
      </w:pPr>
    </w:p>
    <w:p w14:paraId="72E633EB" w14:textId="77777777" w:rsidR="008608F1" w:rsidRPr="009300FF" w:rsidRDefault="008608F1">
      <w:pPr>
        <w:rPr>
          <w:rFonts w:cs="Arial"/>
          <w:b/>
        </w:rPr>
      </w:pPr>
    </w:p>
    <w:p w14:paraId="0462A76D" w14:textId="77777777" w:rsidR="0065358E" w:rsidRPr="009300FF" w:rsidRDefault="0065358E" w:rsidP="0065358E">
      <w:pPr>
        <w:pStyle w:val="Recuodecorpodetexto21"/>
        <w:spacing w:line="240" w:lineRule="auto"/>
        <w:ind w:left="3780"/>
      </w:pPr>
      <w:r w:rsidRPr="009300FF">
        <w:t xml:space="preserve">Projeto de Final de Curso apresentado ao Curso de Sistemas de Informação da Faculdade COTEMIG, como requisito para obtenção do título de Bacharel em Sistemas de Informação em </w:t>
      </w:r>
      <w:r>
        <w:t>10</w:t>
      </w:r>
      <w:r w:rsidRPr="009300FF">
        <w:t xml:space="preserve"> de </w:t>
      </w:r>
      <w:r>
        <w:t>Junho</w:t>
      </w:r>
      <w:r w:rsidRPr="009300FF">
        <w:t xml:space="preserve"> de 201</w:t>
      </w:r>
      <w:r>
        <w:t>5</w:t>
      </w:r>
      <w:r w:rsidRPr="009300FF">
        <w:t>.</w:t>
      </w:r>
    </w:p>
    <w:p w14:paraId="57BDA72F" w14:textId="77777777" w:rsidR="0065358E" w:rsidRPr="009300FF" w:rsidRDefault="0065358E" w:rsidP="0065358E">
      <w:pPr>
        <w:ind w:left="3780"/>
        <w:rPr>
          <w:rFonts w:cs="Arial"/>
        </w:rPr>
      </w:pPr>
    </w:p>
    <w:p w14:paraId="21C3A4D2" w14:textId="77777777" w:rsidR="0065358E" w:rsidRPr="009300FF" w:rsidRDefault="0065358E" w:rsidP="0065358E">
      <w:pPr>
        <w:ind w:left="3780"/>
        <w:rPr>
          <w:rFonts w:cs="Arial"/>
        </w:rPr>
      </w:pPr>
      <w:r w:rsidRPr="009300FF">
        <w:rPr>
          <w:rFonts w:cs="Arial"/>
        </w:rPr>
        <w:t xml:space="preserve">Orientador: </w:t>
      </w:r>
      <w:proofErr w:type="spellStart"/>
      <w:r>
        <w:rPr>
          <w:rFonts w:cs="Arial"/>
        </w:rPr>
        <w:t>Enock</w:t>
      </w:r>
      <w:proofErr w:type="spellEnd"/>
      <w:r>
        <w:rPr>
          <w:rFonts w:cs="Arial"/>
        </w:rPr>
        <w:t xml:space="preserve"> Tony dos Santos</w:t>
      </w:r>
    </w:p>
    <w:p w14:paraId="6996D198" w14:textId="77777777" w:rsidR="008608F1" w:rsidRPr="009300FF" w:rsidRDefault="008608F1">
      <w:pPr>
        <w:pStyle w:val="NormalWeb"/>
        <w:spacing w:before="0" w:after="0"/>
        <w:rPr>
          <w:rFonts w:cs="Arial"/>
        </w:rPr>
      </w:pPr>
    </w:p>
    <w:p w14:paraId="59F3B518" w14:textId="77777777" w:rsidR="008608F1" w:rsidRPr="009300FF" w:rsidRDefault="008608F1">
      <w:pPr>
        <w:rPr>
          <w:rFonts w:cs="Arial"/>
        </w:rPr>
      </w:pPr>
    </w:p>
    <w:p w14:paraId="757743BD" w14:textId="77777777" w:rsidR="008608F1" w:rsidRPr="009300FF" w:rsidRDefault="008608F1">
      <w:pPr>
        <w:rPr>
          <w:rFonts w:cs="Arial"/>
        </w:rPr>
      </w:pPr>
    </w:p>
    <w:p w14:paraId="7B6EAAAF" w14:textId="77777777" w:rsidR="008608F1" w:rsidRPr="009300FF" w:rsidRDefault="008608F1">
      <w:pPr>
        <w:rPr>
          <w:rFonts w:cs="Arial"/>
        </w:rPr>
      </w:pPr>
    </w:p>
    <w:p w14:paraId="5F96F3AF" w14:textId="77777777" w:rsidR="008608F1" w:rsidRPr="009300FF" w:rsidRDefault="008608F1">
      <w:pPr>
        <w:rPr>
          <w:rFonts w:cs="Arial"/>
        </w:rPr>
      </w:pPr>
    </w:p>
    <w:p w14:paraId="3D0F6102" w14:textId="77777777" w:rsidR="008608F1" w:rsidRPr="009300FF" w:rsidRDefault="008608F1">
      <w:pPr>
        <w:rPr>
          <w:rFonts w:cs="Arial"/>
        </w:rPr>
      </w:pPr>
    </w:p>
    <w:p w14:paraId="12095ACD" w14:textId="77777777" w:rsidR="008608F1" w:rsidRPr="009300FF" w:rsidRDefault="008608F1">
      <w:pPr>
        <w:rPr>
          <w:rFonts w:cs="Arial"/>
        </w:rPr>
      </w:pPr>
    </w:p>
    <w:p w14:paraId="0BED327B" w14:textId="77777777" w:rsidR="008608F1" w:rsidRPr="009300FF" w:rsidRDefault="008608F1">
      <w:pPr>
        <w:spacing w:line="240" w:lineRule="auto"/>
        <w:jc w:val="center"/>
        <w:rPr>
          <w:rFonts w:cs="Arial"/>
        </w:rPr>
      </w:pPr>
      <w:r w:rsidRPr="009300FF">
        <w:rPr>
          <w:rFonts w:cs="Arial"/>
        </w:rPr>
        <w:t>Belo Horizonte</w:t>
      </w:r>
    </w:p>
    <w:p w14:paraId="25B66184" w14:textId="77777777" w:rsidR="008608F1" w:rsidRPr="009300FF" w:rsidRDefault="008608F1">
      <w:pPr>
        <w:spacing w:line="240" w:lineRule="auto"/>
        <w:jc w:val="center"/>
        <w:rPr>
          <w:rFonts w:cs="Arial"/>
        </w:rPr>
      </w:pPr>
      <w:r w:rsidRPr="009300FF">
        <w:rPr>
          <w:rFonts w:cs="Arial"/>
        </w:rPr>
        <w:t>FACULDADE COTEMIG</w:t>
      </w:r>
    </w:p>
    <w:p w14:paraId="60C7CDB5" w14:textId="77777777" w:rsidR="008608F1" w:rsidRPr="009300FF" w:rsidRDefault="0065358E">
      <w:pPr>
        <w:spacing w:line="240" w:lineRule="auto"/>
        <w:jc w:val="center"/>
        <w:rPr>
          <w:rFonts w:cs="Arial"/>
        </w:rPr>
      </w:pPr>
      <w:r>
        <w:rPr>
          <w:rFonts w:cs="Arial"/>
        </w:rPr>
        <w:t>Junho</w:t>
      </w:r>
      <w:r w:rsidR="008608F1" w:rsidRPr="009300FF">
        <w:rPr>
          <w:rFonts w:cs="Arial"/>
        </w:rPr>
        <w:t xml:space="preserve"> de 201</w:t>
      </w:r>
      <w:r>
        <w:rPr>
          <w:rFonts w:cs="Arial"/>
        </w:rPr>
        <w:t>5</w:t>
      </w:r>
    </w:p>
    <w:p w14:paraId="6C2B80E7" w14:textId="77777777" w:rsidR="008608F1" w:rsidRPr="009300FF" w:rsidRDefault="002D5478">
      <w:pPr>
        <w:pStyle w:val="NormalWeb"/>
        <w:pageBreakBefore/>
        <w:spacing w:before="0" w:after="0"/>
        <w:rPr>
          <w:rFonts w:cs="Arial"/>
          <w:b/>
          <w:bCs/>
          <w:sz w:val="28"/>
          <w:lang w:eastAsia="en-US"/>
        </w:rPr>
      </w:pPr>
      <w:r>
        <w:rPr>
          <w:rFonts w:cs="Arial"/>
          <w:noProof/>
          <w:lang w:val="en-US" w:eastAsia="en-US"/>
        </w:rPr>
        <w:lastRenderedPageBreak/>
        <w:pict w14:anchorId="3AECE245">
          <v:shapetype id="_x0000_t202" coordsize="21600,21600" o:spt="202" path="m0,0l0,21600,21600,21600,21600,0xe">
            <v:stroke joinstyle="miter"/>
            <v:path gradientshapeok="t" o:connecttype="rect"/>
          </v:shapetype>
          <v:shape id="Text Box 18" o:spid="_x0000_s1026" type="#_x0000_t202" style="position:absolute;left:0;text-align:left;margin-left:414pt;margin-top:-79.05pt;width:71.75pt;height:71.75pt;z-index:251657728;visibility:visible;mso-wrap-distance-left:9.05pt;mso-wrap-distance-right: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" stroked="f">
            <v:textbox inset="0,0,0,0">
              <w:txbxContent>
                <w:p w14:paraId="64FCF683" w14:textId="77777777" w:rsidR="002D5478" w:rsidRDefault="002D5478">
                  <w:r>
                    <w:rPr>
                      <w:noProof/>
                      <w:lang w:val="en-US" w:eastAsia="en-US"/>
                    </w:rPr>
                    <w:drawing>
                      <wp:inline distT="0" distB="0" distL="0" distR="0" wp14:anchorId="6AD53C91" wp14:editId="11817A25">
                        <wp:extent cx="726440" cy="726440"/>
                        <wp:effectExtent l="0" t="0" r="101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6440" cy="726440"/>
                                </a:xfrm>
                                <a:prstGeom prst="rect">
                                  <a:avLst/>
                                </a:prstGeom>
                                <a:solidFill>
                                  <a:srgbClr val="FFFFFF"/>
                                </a:solidFill>
                                <a:ln>
                                  <a:noFill/>
                                </a:ln>
                              </pic:spPr>
                            </pic:pic>
                          </a:graphicData>
                        </a:graphic>
                      </wp:inline>
                    </w:drawing>
                  </w:r>
                </w:p>
              </w:txbxContent>
            </v:textbox>
          </v:shape>
        </w:pict>
      </w:r>
    </w:p>
    <w:p w14:paraId="5BFD0A30" w14:textId="77777777" w:rsidR="008608F1" w:rsidRPr="009300FF" w:rsidRDefault="008608F1">
      <w:pPr>
        <w:pStyle w:val="NormalWeb"/>
        <w:spacing w:before="0" w:after="0"/>
        <w:jc w:val="center"/>
        <w:rPr>
          <w:rFonts w:cs="Arial"/>
        </w:rPr>
      </w:pPr>
      <w:r w:rsidRPr="009300FF">
        <w:rPr>
          <w:rFonts w:cs="Arial"/>
          <w:b/>
          <w:bCs/>
        </w:rPr>
        <w:t>SUMÁRIO</w:t>
      </w:r>
    </w:p>
    <w:p w14:paraId="157CBF69" w14:textId="77777777" w:rsidR="008608F1" w:rsidRPr="009300FF" w:rsidRDefault="008608F1">
      <w:pPr>
        <w:pStyle w:val="Heading1"/>
        <w:numPr>
          <w:ilvl w:val="0"/>
          <w:numId w:val="0"/>
        </w:numPr>
        <w:spacing w:line="240" w:lineRule="auto"/>
        <w:rPr>
          <w:sz w:val="24"/>
        </w:rPr>
      </w:pPr>
    </w:p>
    <w:p w14:paraId="6DC7EF2A" w14:textId="77777777" w:rsidR="008608F1" w:rsidRPr="009300FF" w:rsidRDefault="008608F1">
      <w:pPr>
        <w:rPr>
          <w:rFonts w:cs="Arial"/>
        </w:rPr>
        <w:sectPr w:rsidR="008608F1" w:rsidRPr="009300FF" w:rsidSect="00BD48A5">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134" w:left="1701" w:header="709" w:footer="709" w:gutter="0"/>
          <w:cols w:space="720"/>
          <w:docGrid w:linePitch="360"/>
        </w:sectPr>
      </w:pPr>
    </w:p>
    <w:p w14:paraId="2A2F1E29" w14:textId="77777777" w:rsidR="00FA74FC" w:rsidRDefault="00547305">
      <w:pPr>
        <w:pStyle w:val="TOC1"/>
        <w:tabs>
          <w:tab w:val="left" w:pos="440"/>
          <w:tab w:val="right" w:leader="dot" w:pos="9061"/>
        </w:tabs>
        <w:rPr>
          <w:rFonts w:asciiTheme="minorHAnsi" w:eastAsiaTheme="minorEastAsia" w:hAnsiTheme="minorHAnsi" w:cstheme="minorBidi"/>
          <w:b w:val="0"/>
          <w:bCs w:val="0"/>
          <w:caps w:val="0"/>
          <w:noProof/>
          <w:lang w:eastAsia="ja-JP"/>
        </w:rPr>
      </w:pPr>
      <w:r w:rsidRPr="009300FF">
        <w:lastRenderedPageBreak/>
        <w:fldChar w:fldCharType="begin"/>
      </w:r>
      <w:r w:rsidR="008608F1" w:rsidRPr="009300FF">
        <w:instrText xml:space="preserve"> TOC </w:instrText>
      </w:r>
      <w:r w:rsidRPr="009300FF">
        <w:fldChar w:fldCharType="separate"/>
      </w:r>
      <w:r w:rsidR="00FA74FC">
        <w:rPr>
          <w:noProof/>
        </w:rPr>
        <w:t>1.</w:t>
      </w:r>
      <w:r w:rsidR="00FA74FC">
        <w:rPr>
          <w:rFonts w:asciiTheme="minorHAnsi" w:eastAsiaTheme="minorEastAsia" w:hAnsiTheme="minorHAnsi" w:cstheme="minorBidi"/>
          <w:b w:val="0"/>
          <w:bCs w:val="0"/>
          <w:caps w:val="0"/>
          <w:noProof/>
          <w:lang w:eastAsia="ja-JP"/>
        </w:rPr>
        <w:tab/>
      </w:r>
      <w:r w:rsidR="00FA74FC">
        <w:rPr>
          <w:noProof/>
        </w:rPr>
        <w:t>INTRODUÇÃO</w:t>
      </w:r>
      <w:r w:rsidR="00FA74FC">
        <w:rPr>
          <w:noProof/>
        </w:rPr>
        <w:tab/>
      </w:r>
      <w:r w:rsidR="00FA74FC">
        <w:rPr>
          <w:noProof/>
        </w:rPr>
        <w:fldChar w:fldCharType="begin"/>
      </w:r>
      <w:r w:rsidR="00FA74FC">
        <w:rPr>
          <w:noProof/>
        </w:rPr>
        <w:instrText xml:space="preserve"> PAGEREF _Toc291709805 \h </w:instrText>
      </w:r>
      <w:r w:rsidR="00FA74FC">
        <w:rPr>
          <w:noProof/>
        </w:rPr>
      </w:r>
      <w:r w:rsidR="00FA74FC">
        <w:rPr>
          <w:noProof/>
        </w:rPr>
        <w:fldChar w:fldCharType="separate"/>
      </w:r>
      <w:r w:rsidR="00FA74FC">
        <w:rPr>
          <w:noProof/>
        </w:rPr>
        <w:t>1</w:t>
      </w:r>
      <w:r w:rsidR="00FA74FC">
        <w:rPr>
          <w:noProof/>
        </w:rPr>
        <w:fldChar w:fldCharType="end"/>
      </w:r>
    </w:p>
    <w:p w14:paraId="6CA4E72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O Negócio</w:t>
      </w:r>
      <w:r>
        <w:rPr>
          <w:noProof/>
        </w:rPr>
        <w:tab/>
      </w:r>
      <w:r>
        <w:rPr>
          <w:noProof/>
        </w:rPr>
        <w:fldChar w:fldCharType="begin"/>
      </w:r>
      <w:r>
        <w:rPr>
          <w:noProof/>
        </w:rPr>
        <w:instrText xml:space="preserve"> PAGEREF _Toc291709806 \h </w:instrText>
      </w:r>
      <w:r>
        <w:rPr>
          <w:noProof/>
        </w:rPr>
      </w:r>
      <w:r>
        <w:rPr>
          <w:noProof/>
        </w:rPr>
        <w:fldChar w:fldCharType="separate"/>
      </w:r>
      <w:r>
        <w:rPr>
          <w:noProof/>
        </w:rPr>
        <w:t>1</w:t>
      </w:r>
      <w:r>
        <w:rPr>
          <w:noProof/>
        </w:rPr>
        <w:fldChar w:fldCharType="end"/>
      </w:r>
    </w:p>
    <w:p w14:paraId="0D43CDD5"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Objetivo</w:t>
      </w:r>
      <w:r>
        <w:rPr>
          <w:noProof/>
        </w:rPr>
        <w:tab/>
      </w:r>
      <w:r>
        <w:rPr>
          <w:noProof/>
        </w:rPr>
        <w:fldChar w:fldCharType="begin"/>
      </w:r>
      <w:r>
        <w:rPr>
          <w:noProof/>
        </w:rPr>
        <w:instrText xml:space="preserve"> PAGEREF _Toc291709807 \h </w:instrText>
      </w:r>
      <w:r>
        <w:rPr>
          <w:noProof/>
        </w:rPr>
      </w:r>
      <w:r>
        <w:rPr>
          <w:noProof/>
        </w:rPr>
        <w:fldChar w:fldCharType="separate"/>
      </w:r>
      <w:r>
        <w:rPr>
          <w:noProof/>
        </w:rPr>
        <w:t>4</w:t>
      </w:r>
      <w:r>
        <w:rPr>
          <w:noProof/>
        </w:rPr>
        <w:fldChar w:fldCharType="end"/>
      </w:r>
    </w:p>
    <w:p w14:paraId="7D3C2D22"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Justificativa</w:t>
      </w:r>
      <w:r>
        <w:rPr>
          <w:noProof/>
        </w:rPr>
        <w:tab/>
      </w:r>
      <w:r>
        <w:rPr>
          <w:noProof/>
        </w:rPr>
        <w:fldChar w:fldCharType="begin"/>
      </w:r>
      <w:r>
        <w:rPr>
          <w:noProof/>
        </w:rPr>
        <w:instrText xml:space="preserve"> PAGEREF _Toc291709808 \h </w:instrText>
      </w:r>
      <w:r>
        <w:rPr>
          <w:noProof/>
        </w:rPr>
      </w:r>
      <w:r>
        <w:rPr>
          <w:noProof/>
        </w:rPr>
        <w:fldChar w:fldCharType="separate"/>
      </w:r>
      <w:r>
        <w:rPr>
          <w:noProof/>
        </w:rPr>
        <w:t>4</w:t>
      </w:r>
      <w:r>
        <w:rPr>
          <w:noProof/>
        </w:rPr>
        <w:fldChar w:fldCharType="end"/>
      </w:r>
    </w:p>
    <w:p w14:paraId="089C598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1.4</w:t>
      </w:r>
      <w:r>
        <w:rPr>
          <w:rFonts w:asciiTheme="minorHAnsi" w:eastAsiaTheme="minorEastAsia" w:hAnsiTheme="minorHAnsi" w:cstheme="minorBidi"/>
          <w:b w:val="0"/>
          <w:bCs w:val="0"/>
          <w:noProof/>
          <w:sz w:val="24"/>
          <w:szCs w:val="24"/>
          <w:lang w:eastAsia="ja-JP"/>
        </w:rPr>
        <w:tab/>
      </w:r>
      <w:r>
        <w:rPr>
          <w:noProof/>
        </w:rPr>
        <w:t>Descrição do sistema</w:t>
      </w:r>
      <w:r>
        <w:rPr>
          <w:noProof/>
        </w:rPr>
        <w:tab/>
      </w:r>
      <w:r>
        <w:rPr>
          <w:noProof/>
        </w:rPr>
        <w:fldChar w:fldCharType="begin"/>
      </w:r>
      <w:r>
        <w:rPr>
          <w:noProof/>
        </w:rPr>
        <w:instrText xml:space="preserve"> PAGEREF _Toc291709809 \h </w:instrText>
      </w:r>
      <w:r>
        <w:rPr>
          <w:noProof/>
        </w:rPr>
      </w:r>
      <w:r>
        <w:rPr>
          <w:noProof/>
        </w:rPr>
        <w:fldChar w:fldCharType="separate"/>
      </w:r>
      <w:r>
        <w:rPr>
          <w:noProof/>
        </w:rPr>
        <w:t>5</w:t>
      </w:r>
      <w:r>
        <w:rPr>
          <w:noProof/>
        </w:rPr>
        <w:fldChar w:fldCharType="end"/>
      </w:r>
    </w:p>
    <w:p w14:paraId="71226FEB"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NECESSIDADES E FUNCIONALIDADES</w:t>
      </w:r>
      <w:r>
        <w:rPr>
          <w:noProof/>
        </w:rPr>
        <w:tab/>
      </w:r>
      <w:r>
        <w:rPr>
          <w:noProof/>
        </w:rPr>
        <w:fldChar w:fldCharType="begin"/>
      </w:r>
      <w:r>
        <w:rPr>
          <w:noProof/>
        </w:rPr>
        <w:instrText xml:space="preserve"> PAGEREF _Toc291709810 \h </w:instrText>
      </w:r>
      <w:r>
        <w:rPr>
          <w:noProof/>
        </w:rPr>
      </w:r>
      <w:r>
        <w:rPr>
          <w:noProof/>
        </w:rPr>
        <w:fldChar w:fldCharType="separate"/>
      </w:r>
      <w:r>
        <w:rPr>
          <w:noProof/>
        </w:rPr>
        <w:t>6</w:t>
      </w:r>
      <w:r>
        <w:rPr>
          <w:noProof/>
        </w:rPr>
        <w:fldChar w:fldCharType="end"/>
      </w:r>
    </w:p>
    <w:p w14:paraId="512C8434"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sidRPr="006277F6">
        <w:rPr>
          <w:noProof/>
        </w:rPr>
        <w:t>2.1</w:t>
      </w:r>
      <w:r>
        <w:rPr>
          <w:rFonts w:asciiTheme="minorHAnsi" w:eastAsiaTheme="minorEastAsia" w:hAnsiTheme="minorHAnsi" w:cstheme="minorBidi"/>
          <w:b w:val="0"/>
          <w:bCs w:val="0"/>
          <w:noProof/>
          <w:sz w:val="24"/>
          <w:szCs w:val="24"/>
          <w:lang w:eastAsia="ja-JP"/>
        </w:rPr>
        <w:tab/>
      </w:r>
      <w:r>
        <w:rPr>
          <w:noProof/>
        </w:rPr>
        <w:t>Relacionadas ao cliente</w:t>
      </w:r>
      <w:r>
        <w:rPr>
          <w:noProof/>
        </w:rPr>
        <w:tab/>
      </w:r>
      <w:r>
        <w:rPr>
          <w:noProof/>
        </w:rPr>
        <w:fldChar w:fldCharType="begin"/>
      </w:r>
      <w:r>
        <w:rPr>
          <w:noProof/>
        </w:rPr>
        <w:instrText xml:space="preserve"> PAGEREF _Toc291709811 \h </w:instrText>
      </w:r>
      <w:r>
        <w:rPr>
          <w:noProof/>
        </w:rPr>
      </w:r>
      <w:r>
        <w:rPr>
          <w:noProof/>
        </w:rPr>
        <w:fldChar w:fldCharType="separate"/>
      </w:r>
      <w:r>
        <w:rPr>
          <w:noProof/>
        </w:rPr>
        <w:t>6</w:t>
      </w:r>
      <w:r>
        <w:rPr>
          <w:noProof/>
        </w:rPr>
        <w:fldChar w:fldCharType="end"/>
      </w:r>
    </w:p>
    <w:p w14:paraId="33D8A638"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sidRPr="006277F6">
        <w:rPr>
          <w:noProof/>
        </w:rPr>
        <w:t>2.2</w:t>
      </w:r>
      <w:r>
        <w:rPr>
          <w:rFonts w:asciiTheme="minorHAnsi" w:eastAsiaTheme="minorEastAsia" w:hAnsiTheme="minorHAnsi" w:cstheme="minorBidi"/>
          <w:b w:val="0"/>
          <w:bCs w:val="0"/>
          <w:noProof/>
          <w:sz w:val="24"/>
          <w:szCs w:val="24"/>
          <w:lang w:eastAsia="ja-JP"/>
        </w:rPr>
        <w:tab/>
      </w:r>
      <w:r>
        <w:rPr>
          <w:noProof/>
        </w:rPr>
        <w:t>Relacionadas ao</w:t>
      </w:r>
      <w:r w:rsidRPr="006277F6">
        <w:rPr>
          <w:noProof/>
        </w:rPr>
        <w:t xml:space="preserve"> ADMINISTRADOR</w:t>
      </w:r>
      <w:r>
        <w:rPr>
          <w:noProof/>
        </w:rPr>
        <w:tab/>
      </w:r>
      <w:r>
        <w:rPr>
          <w:noProof/>
        </w:rPr>
        <w:fldChar w:fldCharType="begin"/>
      </w:r>
      <w:r>
        <w:rPr>
          <w:noProof/>
        </w:rPr>
        <w:instrText xml:space="preserve"> PAGEREF _Toc291709812 \h </w:instrText>
      </w:r>
      <w:r>
        <w:rPr>
          <w:noProof/>
        </w:rPr>
      </w:r>
      <w:r>
        <w:rPr>
          <w:noProof/>
        </w:rPr>
        <w:fldChar w:fldCharType="separate"/>
      </w:r>
      <w:r>
        <w:rPr>
          <w:noProof/>
        </w:rPr>
        <w:t>6</w:t>
      </w:r>
      <w:r>
        <w:rPr>
          <w:noProof/>
        </w:rPr>
        <w:fldChar w:fldCharType="end"/>
      </w:r>
    </w:p>
    <w:p w14:paraId="196D7854"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Descrição dos atores envolvidos</w:t>
      </w:r>
      <w:r>
        <w:rPr>
          <w:noProof/>
        </w:rPr>
        <w:tab/>
      </w:r>
      <w:r>
        <w:rPr>
          <w:noProof/>
        </w:rPr>
        <w:fldChar w:fldCharType="begin"/>
      </w:r>
      <w:r>
        <w:rPr>
          <w:noProof/>
        </w:rPr>
        <w:instrText xml:space="preserve"> PAGEREF _Toc291709813 \h </w:instrText>
      </w:r>
      <w:r>
        <w:rPr>
          <w:noProof/>
        </w:rPr>
      </w:r>
      <w:r>
        <w:rPr>
          <w:noProof/>
        </w:rPr>
        <w:fldChar w:fldCharType="separate"/>
      </w:r>
      <w:r>
        <w:rPr>
          <w:noProof/>
        </w:rPr>
        <w:t>7</w:t>
      </w:r>
      <w:r>
        <w:rPr>
          <w:noProof/>
        </w:rPr>
        <w:fldChar w:fldCharType="end"/>
      </w:r>
    </w:p>
    <w:p w14:paraId="17ADFB05"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Ator &lt; CLIENTE &gt;</w:t>
      </w:r>
      <w:r>
        <w:rPr>
          <w:noProof/>
        </w:rPr>
        <w:tab/>
      </w:r>
      <w:r>
        <w:rPr>
          <w:noProof/>
        </w:rPr>
        <w:fldChar w:fldCharType="begin"/>
      </w:r>
      <w:r>
        <w:rPr>
          <w:noProof/>
        </w:rPr>
        <w:instrText xml:space="preserve"> PAGEREF _Toc291709814 \h </w:instrText>
      </w:r>
      <w:r>
        <w:rPr>
          <w:noProof/>
        </w:rPr>
      </w:r>
      <w:r>
        <w:rPr>
          <w:noProof/>
        </w:rPr>
        <w:fldChar w:fldCharType="separate"/>
      </w:r>
      <w:r>
        <w:rPr>
          <w:noProof/>
        </w:rPr>
        <w:t>7</w:t>
      </w:r>
      <w:r>
        <w:rPr>
          <w:noProof/>
        </w:rPr>
        <w:fldChar w:fldCharType="end"/>
      </w:r>
    </w:p>
    <w:p w14:paraId="0883B3C1"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ATOR&lt;ADMINISTRADOR&gt;</w:t>
      </w:r>
      <w:r>
        <w:rPr>
          <w:noProof/>
        </w:rPr>
        <w:tab/>
      </w:r>
      <w:r>
        <w:rPr>
          <w:noProof/>
        </w:rPr>
        <w:fldChar w:fldCharType="begin"/>
      </w:r>
      <w:r>
        <w:rPr>
          <w:noProof/>
        </w:rPr>
        <w:instrText xml:space="preserve"> PAGEREF _Toc291709815 \h </w:instrText>
      </w:r>
      <w:r>
        <w:rPr>
          <w:noProof/>
        </w:rPr>
      </w:r>
      <w:r>
        <w:rPr>
          <w:noProof/>
        </w:rPr>
        <w:fldChar w:fldCharType="separate"/>
      </w:r>
      <w:r>
        <w:rPr>
          <w:noProof/>
        </w:rPr>
        <w:t>7</w:t>
      </w:r>
      <w:r>
        <w:rPr>
          <w:noProof/>
        </w:rPr>
        <w:fldChar w:fldCharType="end"/>
      </w:r>
    </w:p>
    <w:p w14:paraId="3F93AAC9"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LEVANTAMENTO DE REQUISITOS</w:t>
      </w:r>
      <w:r>
        <w:rPr>
          <w:noProof/>
        </w:rPr>
        <w:tab/>
      </w:r>
      <w:r>
        <w:rPr>
          <w:noProof/>
        </w:rPr>
        <w:fldChar w:fldCharType="begin"/>
      </w:r>
      <w:r>
        <w:rPr>
          <w:noProof/>
        </w:rPr>
        <w:instrText xml:space="preserve"> PAGEREF _Toc291709816 \h </w:instrText>
      </w:r>
      <w:r>
        <w:rPr>
          <w:noProof/>
        </w:rPr>
      </w:r>
      <w:r>
        <w:rPr>
          <w:noProof/>
        </w:rPr>
        <w:fldChar w:fldCharType="separate"/>
      </w:r>
      <w:r>
        <w:rPr>
          <w:noProof/>
        </w:rPr>
        <w:t>7</w:t>
      </w:r>
      <w:r>
        <w:rPr>
          <w:noProof/>
        </w:rPr>
        <w:fldChar w:fldCharType="end"/>
      </w:r>
    </w:p>
    <w:p w14:paraId="1F0BB94A"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Requisitos funcionais</w:t>
      </w:r>
      <w:r>
        <w:rPr>
          <w:noProof/>
        </w:rPr>
        <w:tab/>
      </w:r>
      <w:r>
        <w:rPr>
          <w:noProof/>
        </w:rPr>
        <w:fldChar w:fldCharType="begin"/>
      </w:r>
      <w:r>
        <w:rPr>
          <w:noProof/>
        </w:rPr>
        <w:instrText xml:space="preserve"> PAGEREF _Toc291709817 \h </w:instrText>
      </w:r>
      <w:r>
        <w:rPr>
          <w:noProof/>
        </w:rPr>
      </w:r>
      <w:r>
        <w:rPr>
          <w:noProof/>
        </w:rPr>
        <w:fldChar w:fldCharType="separate"/>
      </w:r>
      <w:r>
        <w:rPr>
          <w:noProof/>
        </w:rPr>
        <w:t>7</w:t>
      </w:r>
      <w:r>
        <w:rPr>
          <w:noProof/>
        </w:rPr>
        <w:fldChar w:fldCharType="end"/>
      </w:r>
    </w:p>
    <w:p w14:paraId="1FCFFE50"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4.1.1</w:t>
      </w:r>
      <w:r>
        <w:rPr>
          <w:rFonts w:asciiTheme="minorHAnsi" w:eastAsiaTheme="minorEastAsia" w:hAnsiTheme="minorHAnsi" w:cstheme="minorBidi"/>
          <w:b w:val="0"/>
          <w:noProof/>
          <w:sz w:val="24"/>
          <w:szCs w:val="24"/>
          <w:lang w:eastAsia="ja-JP"/>
        </w:rPr>
        <w:tab/>
      </w:r>
      <w:r w:rsidRPr="006277F6">
        <w:rPr>
          <w:rFonts w:cs="Arial"/>
          <w:noProof/>
        </w:rPr>
        <w:t>Descrição dos Casos de Uso</w:t>
      </w:r>
      <w:r>
        <w:rPr>
          <w:noProof/>
        </w:rPr>
        <w:tab/>
      </w:r>
      <w:r>
        <w:rPr>
          <w:noProof/>
        </w:rPr>
        <w:fldChar w:fldCharType="begin"/>
      </w:r>
      <w:r>
        <w:rPr>
          <w:noProof/>
        </w:rPr>
        <w:instrText xml:space="preserve"> PAGEREF _Toc291709818 \h </w:instrText>
      </w:r>
      <w:r>
        <w:rPr>
          <w:noProof/>
        </w:rPr>
      </w:r>
      <w:r>
        <w:rPr>
          <w:noProof/>
        </w:rPr>
        <w:fldChar w:fldCharType="separate"/>
      </w:r>
      <w:r>
        <w:rPr>
          <w:noProof/>
        </w:rPr>
        <w:t>9</w:t>
      </w:r>
      <w:r>
        <w:rPr>
          <w:noProof/>
        </w:rPr>
        <w:fldChar w:fldCharType="end"/>
      </w:r>
    </w:p>
    <w:p w14:paraId="095BFFE8"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PRINCIPAIS Requisitos NÃO funcionais</w:t>
      </w:r>
      <w:r>
        <w:rPr>
          <w:noProof/>
        </w:rPr>
        <w:tab/>
      </w:r>
      <w:r>
        <w:rPr>
          <w:noProof/>
        </w:rPr>
        <w:fldChar w:fldCharType="begin"/>
      </w:r>
      <w:r>
        <w:rPr>
          <w:noProof/>
        </w:rPr>
        <w:instrText xml:space="preserve"> PAGEREF _Toc291709819 \h </w:instrText>
      </w:r>
      <w:r>
        <w:rPr>
          <w:noProof/>
        </w:rPr>
      </w:r>
      <w:r>
        <w:rPr>
          <w:noProof/>
        </w:rPr>
        <w:fldChar w:fldCharType="separate"/>
      </w:r>
      <w:r>
        <w:rPr>
          <w:noProof/>
        </w:rPr>
        <w:t>23</w:t>
      </w:r>
      <w:r>
        <w:rPr>
          <w:noProof/>
        </w:rPr>
        <w:fldChar w:fldCharType="end"/>
      </w:r>
    </w:p>
    <w:p w14:paraId="29752DA4"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4.2.1</w:t>
      </w:r>
      <w:r>
        <w:rPr>
          <w:rFonts w:asciiTheme="minorHAnsi" w:eastAsiaTheme="minorEastAsia" w:hAnsiTheme="minorHAnsi" w:cstheme="minorBidi"/>
          <w:b w:val="0"/>
          <w:noProof/>
          <w:sz w:val="24"/>
          <w:szCs w:val="24"/>
          <w:lang w:eastAsia="ja-JP"/>
        </w:rPr>
        <w:tab/>
      </w:r>
      <w:r w:rsidRPr="006277F6">
        <w:rPr>
          <w:rFonts w:cs="Arial"/>
          <w:noProof/>
        </w:rPr>
        <w:t>SEGURANÇA</w:t>
      </w:r>
      <w:r>
        <w:rPr>
          <w:noProof/>
        </w:rPr>
        <w:tab/>
      </w:r>
      <w:r>
        <w:rPr>
          <w:noProof/>
        </w:rPr>
        <w:fldChar w:fldCharType="begin"/>
      </w:r>
      <w:r>
        <w:rPr>
          <w:noProof/>
        </w:rPr>
        <w:instrText xml:space="preserve"> PAGEREF _Toc291709820 \h </w:instrText>
      </w:r>
      <w:r>
        <w:rPr>
          <w:noProof/>
        </w:rPr>
      </w:r>
      <w:r>
        <w:rPr>
          <w:noProof/>
        </w:rPr>
        <w:fldChar w:fldCharType="separate"/>
      </w:r>
      <w:r>
        <w:rPr>
          <w:noProof/>
        </w:rPr>
        <w:t>23</w:t>
      </w:r>
      <w:r>
        <w:rPr>
          <w:noProof/>
        </w:rPr>
        <w:fldChar w:fldCharType="end"/>
      </w:r>
    </w:p>
    <w:p w14:paraId="0F64B590"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4.2.2</w:t>
      </w:r>
      <w:r>
        <w:rPr>
          <w:rFonts w:asciiTheme="minorHAnsi" w:eastAsiaTheme="minorEastAsia" w:hAnsiTheme="minorHAnsi" w:cstheme="minorBidi"/>
          <w:b w:val="0"/>
          <w:noProof/>
          <w:sz w:val="24"/>
          <w:szCs w:val="24"/>
          <w:lang w:eastAsia="ja-JP"/>
        </w:rPr>
        <w:tab/>
      </w:r>
      <w:r w:rsidRPr="006277F6">
        <w:rPr>
          <w:rFonts w:cs="Arial"/>
          <w:noProof/>
        </w:rPr>
        <w:t>PLATAFORMA DE BANCO DE DADOS</w:t>
      </w:r>
      <w:r>
        <w:rPr>
          <w:noProof/>
        </w:rPr>
        <w:tab/>
      </w:r>
      <w:r>
        <w:rPr>
          <w:noProof/>
        </w:rPr>
        <w:fldChar w:fldCharType="begin"/>
      </w:r>
      <w:r>
        <w:rPr>
          <w:noProof/>
        </w:rPr>
        <w:instrText xml:space="preserve"> PAGEREF _Toc291709821 \h </w:instrText>
      </w:r>
      <w:r>
        <w:rPr>
          <w:noProof/>
        </w:rPr>
      </w:r>
      <w:r>
        <w:rPr>
          <w:noProof/>
        </w:rPr>
        <w:fldChar w:fldCharType="separate"/>
      </w:r>
      <w:r>
        <w:rPr>
          <w:noProof/>
        </w:rPr>
        <w:t>23</w:t>
      </w:r>
      <w:r>
        <w:rPr>
          <w:noProof/>
        </w:rPr>
        <w:fldChar w:fldCharType="end"/>
      </w:r>
    </w:p>
    <w:p w14:paraId="259605A5"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4.2.3</w:t>
      </w:r>
      <w:r>
        <w:rPr>
          <w:rFonts w:asciiTheme="minorHAnsi" w:eastAsiaTheme="minorEastAsia" w:hAnsiTheme="minorHAnsi" w:cstheme="minorBidi"/>
          <w:b w:val="0"/>
          <w:noProof/>
          <w:sz w:val="24"/>
          <w:szCs w:val="24"/>
          <w:lang w:eastAsia="ja-JP"/>
        </w:rPr>
        <w:tab/>
      </w:r>
      <w:r w:rsidRPr="006277F6">
        <w:rPr>
          <w:rFonts w:cs="Arial"/>
          <w:noProof/>
        </w:rPr>
        <w:t>PLATAFORMA DE DESENVOLVIMENTO</w:t>
      </w:r>
      <w:r>
        <w:rPr>
          <w:noProof/>
        </w:rPr>
        <w:tab/>
      </w:r>
      <w:r>
        <w:rPr>
          <w:noProof/>
        </w:rPr>
        <w:fldChar w:fldCharType="begin"/>
      </w:r>
      <w:r>
        <w:rPr>
          <w:noProof/>
        </w:rPr>
        <w:instrText xml:space="preserve"> PAGEREF _Toc291709822 \h </w:instrText>
      </w:r>
      <w:r>
        <w:rPr>
          <w:noProof/>
        </w:rPr>
      </w:r>
      <w:r>
        <w:rPr>
          <w:noProof/>
        </w:rPr>
        <w:fldChar w:fldCharType="separate"/>
      </w:r>
      <w:r>
        <w:rPr>
          <w:noProof/>
        </w:rPr>
        <w:t>23</w:t>
      </w:r>
      <w:r>
        <w:rPr>
          <w:noProof/>
        </w:rPr>
        <w:fldChar w:fldCharType="end"/>
      </w:r>
    </w:p>
    <w:p w14:paraId="0763447D"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4.2.4</w:t>
      </w:r>
      <w:r>
        <w:rPr>
          <w:rFonts w:asciiTheme="minorHAnsi" w:eastAsiaTheme="minorEastAsia" w:hAnsiTheme="minorHAnsi" w:cstheme="minorBidi"/>
          <w:b w:val="0"/>
          <w:noProof/>
          <w:sz w:val="24"/>
          <w:szCs w:val="24"/>
          <w:lang w:eastAsia="ja-JP"/>
        </w:rPr>
        <w:tab/>
      </w:r>
      <w:r w:rsidRPr="006277F6">
        <w:rPr>
          <w:rFonts w:cs="Arial"/>
          <w:noProof/>
        </w:rPr>
        <w:t>SOFTWARE DE TERCEIROS</w:t>
      </w:r>
      <w:r>
        <w:rPr>
          <w:noProof/>
        </w:rPr>
        <w:tab/>
      </w:r>
      <w:r>
        <w:rPr>
          <w:noProof/>
        </w:rPr>
        <w:fldChar w:fldCharType="begin"/>
      </w:r>
      <w:r>
        <w:rPr>
          <w:noProof/>
        </w:rPr>
        <w:instrText xml:space="preserve"> PAGEREF _Toc291709823 \h </w:instrText>
      </w:r>
      <w:r>
        <w:rPr>
          <w:noProof/>
        </w:rPr>
      </w:r>
      <w:r>
        <w:rPr>
          <w:noProof/>
        </w:rPr>
        <w:fldChar w:fldCharType="separate"/>
      </w:r>
      <w:r>
        <w:rPr>
          <w:noProof/>
        </w:rPr>
        <w:t>23</w:t>
      </w:r>
      <w:r>
        <w:rPr>
          <w:noProof/>
        </w:rPr>
        <w:fldChar w:fldCharType="end"/>
      </w:r>
    </w:p>
    <w:p w14:paraId="06473612"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lastRenderedPageBreak/>
        <w:t>4.2.5</w:t>
      </w:r>
      <w:r>
        <w:rPr>
          <w:rFonts w:asciiTheme="minorHAnsi" w:eastAsiaTheme="minorEastAsia" w:hAnsiTheme="minorHAnsi" w:cstheme="minorBidi"/>
          <w:b w:val="0"/>
          <w:noProof/>
          <w:sz w:val="24"/>
          <w:szCs w:val="24"/>
          <w:lang w:eastAsia="ja-JP"/>
        </w:rPr>
        <w:tab/>
      </w:r>
      <w:r w:rsidRPr="006277F6">
        <w:rPr>
          <w:rFonts w:cs="Arial"/>
          <w:noProof/>
        </w:rPr>
        <w:t>USABILIDADE</w:t>
      </w:r>
      <w:r>
        <w:rPr>
          <w:noProof/>
        </w:rPr>
        <w:tab/>
      </w:r>
      <w:r>
        <w:rPr>
          <w:noProof/>
        </w:rPr>
        <w:fldChar w:fldCharType="begin"/>
      </w:r>
      <w:r>
        <w:rPr>
          <w:noProof/>
        </w:rPr>
        <w:instrText xml:space="preserve"> PAGEREF _Toc291709824 \h </w:instrText>
      </w:r>
      <w:r>
        <w:rPr>
          <w:noProof/>
        </w:rPr>
      </w:r>
      <w:r>
        <w:rPr>
          <w:noProof/>
        </w:rPr>
        <w:fldChar w:fldCharType="separate"/>
      </w:r>
      <w:r>
        <w:rPr>
          <w:noProof/>
        </w:rPr>
        <w:t>24</w:t>
      </w:r>
      <w:r>
        <w:rPr>
          <w:noProof/>
        </w:rPr>
        <w:fldChar w:fldCharType="end"/>
      </w:r>
    </w:p>
    <w:p w14:paraId="74F20F07"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sidRPr="006277F6">
        <w:rPr>
          <w:rFonts w:cs="Arial"/>
          <w:noProof/>
        </w:rPr>
        <w:t>4.2.6</w:t>
      </w:r>
      <w:r>
        <w:rPr>
          <w:rFonts w:asciiTheme="minorHAnsi" w:eastAsiaTheme="minorEastAsia" w:hAnsiTheme="minorHAnsi" w:cstheme="minorBidi"/>
          <w:b w:val="0"/>
          <w:noProof/>
          <w:sz w:val="24"/>
          <w:szCs w:val="24"/>
          <w:lang w:eastAsia="ja-JP"/>
        </w:rPr>
        <w:tab/>
      </w:r>
      <w:r w:rsidRPr="006277F6">
        <w:rPr>
          <w:rFonts w:cs="Arial"/>
          <w:noProof/>
        </w:rPr>
        <w:t>SERVIDORES E ESTAÇÕES</w:t>
      </w:r>
      <w:r>
        <w:rPr>
          <w:noProof/>
        </w:rPr>
        <w:tab/>
      </w:r>
      <w:r>
        <w:rPr>
          <w:noProof/>
        </w:rPr>
        <w:fldChar w:fldCharType="begin"/>
      </w:r>
      <w:r>
        <w:rPr>
          <w:noProof/>
        </w:rPr>
        <w:instrText xml:space="preserve"> PAGEREF _Toc291709825 \h </w:instrText>
      </w:r>
      <w:r>
        <w:rPr>
          <w:noProof/>
        </w:rPr>
      </w:r>
      <w:r>
        <w:rPr>
          <w:noProof/>
        </w:rPr>
        <w:fldChar w:fldCharType="separate"/>
      </w:r>
      <w:r>
        <w:rPr>
          <w:noProof/>
        </w:rPr>
        <w:t>24</w:t>
      </w:r>
      <w:r>
        <w:rPr>
          <w:noProof/>
        </w:rPr>
        <w:fldChar w:fldCharType="end"/>
      </w:r>
    </w:p>
    <w:p w14:paraId="05376C1E"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MODELAGEM</w:t>
      </w:r>
      <w:r>
        <w:rPr>
          <w:noProof/>
        </w:rPr>
        <w:tab/>
      </w:r>
      <w:r>
        <w:rPr>
          <w:noProof/>
        </w:rPr>
        <w:fldChar w:fldCharType="begin"/>
      </w:r>
      <w:r>
        <w:rPr>
          <w:noProof/>
        </w:rPr>
        <w:instrText xml:space="preserve"> PAGEREF _Toc291709826 \h </w:instrText>
      </w:r>
      <w:r>
        <w:rPr>
          <w:noProof/>
        </w:rPr>
      </w:r>
      <w:r>
        <w:rPr>
          <w:noProof/>
        </w:rPr>
        <w:fldChar w:fldCharType="separate"/>
      </w:r>
      <w:r>
        <w:rPr>
          <w:noProof/>
        </w:rPr>
        <w:t>25</w:t>
      </w:r>
      <w:r>
        <w:rPr>
          <w:noProof/>
        </w:rPr>
        <w:fldChar w:fldCharType="end"/>
      </w:r>
    </w:p>
    <w:p w14:paraId="3A3B7604"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DER</w:t>
      </w:r>
      <w:r>
        <w:rPr>
          <w:noProof/>
        </w:rPr>
        <w:tab/>
      </w:r>
      <w:r>
        <w:rPr>
          <w:noProof/>
        </w:rPr>
        <w:fldChar w:fldCharType="begin"/>
      </w:r>
      <w:r>
        <w:rPr>
          <w:noProof/>
        </w:rPr>
        <w:instrText xml:space="preserve"> PAGEREF _Toc291709827 \h </w:instrText>
      </w:r>
      <w:r>
        <w:rPr>
          <w:noProof/>
        </w:rPr>
      </w:r>
      <w:r>
        <w:rPr>
          <w:noProof/>
        </w:rPr>
        <w:fldChar w:fldCharType="separate"/>
      </w:r>
      <w:r>
        <w:rPr>
          <w:noProof/>
        </w:rPr>
        <w:t>25</w:t>
      </w:r>
      <w:r>
        <w:rPr>
          <w:noProof/>
        </w:rPr>
        <w:fldChar w:fldCharType="end"/>
      </w:r>
    </w:p>
    <w:p w14:paraId="162B5D5C"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DIAGRAMA DE CONTEXTO</w:t>
      </w:r>
      <w:r>
        <w:rPr>
          <w:noProof/>
        </w:rPr>
        <w:tab/>
      </w:r>
      <w:r>
        <w:rPr>
          <w:noProof/>
        </w:rPr>
        <w:fldChar w:fldCharType="begin"/>
      </w:r>
      <w:r>
        <w:rPr>
          <w:noProof/>
        </w:rPr>
        <w:instrText xml:space="preserve"> PAGEREF _Toc291709828 \h </w:instrText>
      </w:r>
      <w:r>
        <w:rPr>
          <w:noProof/>
        </w:rPr>
      </w:r>
      <w:r>
        <w:rPr>
          <w:noProof/>
        </w:rPr>
        <w:fldChar w:fldCharType="separate"/>
      </w:r>
      <w:r>
        <w:rPr>
          <w:noProof/>
        </w:rPr>
        <w:t>25</w:t>
      </w:r>
      <w:r>
        <w:rPr>
          <w:noProof/>
        </w:rPr>
        <w:fldChar w:fldCharType="end"/>
      </w:r>
    </w:p>
    <w:p w14:paraId="18A94719"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DIAGRAMA DE COMPONENTES</w:t>
      </w:r>
      <w:r>
        <w:rPr>
          <w:noProof/>
        </w:rPr>
        <w:tab/>
      </w:r>
      <w:r>
        <w:rPr>
          <w:noProof/>
        </w:rPr>
        <w:fldChar w:fldCharType="begin"/>
      </w:r>
      <w:r>
        <w:rPr>
          <w:noProof/>
        </w:rPr>
        <w:instrText xml:space="preserve"> PAGEREF _Toc291709829 \h </w:instrText>
      </w:r>
      <w:r>
        <w:rPr>
          <w:noProof/>
        </w:rPr>
      </w:r>
      <w:r>
        <w:rPr>
          <w:noProof/>
        </w:rPr>
        <w:fldChar w:fldCharType="separate"/>
      </w:r>
      <w:r>
        <w:rPr>
          <w:noProof/>
        </w:rPr>
        <w:t>26</w:t>
      </w:r>
      <w:r>
        <w:rPr>
          <w:noProof/>
        </w:rPr>
        <w:fldChar w:fldCharType="end"/>
      </w:r>
    </w:p>
    <w:p w14:paraId="31195829" w14:textId="77777777" w:rsidR="00FA74FC" w:rsidRDefault="00FA74FC">
      <w:pPr>
        <w:pStyle w:val="TOC2"/>
        <w:tabs>
          <w:tab w:val="left" w:pos="490"/>
          <w:tab w:val="right" w:leader="dot" w:pos="9061"/>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DIAGRAMA DE ATIVIDADES</w:t>
      </w:r>
      <w:r>
        <w:rPr>
          <w:noProof/>
        </w:rPr>
        <w:tab/>
      </w:r>
      <w:r>
        <w:rPr>
          <w:noProof/>
        </w:rPr>
        <w:fldChar w:fldCharType="begin"/>
      </w:r>
      <w:r>
        <w:rPr>
          <w:noProof/>
        </w:rPr>
        <w:instrText xml:space="preserve"> PAGEREF _Toc291709830 \h </w:instrText>
      </w:r>
      <w:r>
        <w:rPr>
          <w:noProof/>
        </w:rPr>
      </w:r>
      <w:r>
        <w:rPr>
          <w:noProof/>
        </w:rPr>
        <w:fldChar w:fldCharType="separate"/>
      </w:r>
      <w:r>
        <w:rPr>
          <w:noProof/>
        </w:rPr>
        <w:t>28</w:t>
      </w:r>
      <w:r>
        <w:rPr>
          <w:noProof/>
        </w:rPr>
        <w:fldChar w:fldCharType="end"/>
      </w:r>
    </w:p>
    <w:p w14:paraId="3457DAB6"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5.4.1</w:t>
      </w:r>
      <w:r>
        <w:rPr>
          <w:rFonts w:asciiTheme="minorHAnsi" w:eastAsiaTheme="minorEastAsia" w:hAnsiTheme="minorHAnsi" w:cstheme="minorBidi"/>
          <w:b w:val="0"/>
          <w:noProof/>
          <w:sz w:val="24"/>
          <w:szCs w:val="24"/>
          <w:lang w:eastAsia="ja-JP"/>
        </w:rPr>
        <w:tab/>
      </w:r>
      <w:r>
        <w:rPr>
          <w:noProof/>
        </w:rPr>
        <w:t>LOGIN</w:t>
      </w:r>
      <w:r>
        <w:rPr>
          <w:noProof/>
        </w:rPr>
        <w:tab/>
      </w:r>
      <w:r>
        <w:rPr>
          <w:noProof/>
        </w:rPr>
        <w:fldChar w:fldCharType="begin"/>
      </w:r>
      <w:r>
        <w:rPr>
          <w:noProof/>
        </w:rPr>
        <w:instrText xml:space="preserve"> PAGEREF _Toc291709831 \h </w:instrText>
      </w:r>
      <w:r>
        <w:rPr>
          <w:noProof/>
        </w:rPr>
      </w:r>
      <w:r>
        <w:rPr>
          <w:noProof/>
        </w:rPr>
        <w:fldChar w:fldCharType="separate"/>
      </w:r>
      <w:r>
        <w:rPr>
          <w:noProof/>
        </w:rPr>
        <w:t>28</w:t>
      </w:r>
      <w:r>
        <w:rPr>
          <w:noProof/>
        </w:rPr>
        <w:fldChar w:fldCharType="end"/>
      </w:r>
    </w:p>
    <w:p w14:paraId="296E4C57"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5.4.2</w:t>
      </w:r>
      <w:r>
        <w:rPr>
          <w:rFonts w:asciiTheme="minorHAnsi" w:eastAsiaTheme="minorEastAsia" w:hAnsiTheme="minorHAnsi" w:cstheme="minorBidi"/>
          <w:b w:val="0"/>
          <w:noProof/>
          <w:sz w:val="24"/>
          <w:szCs w:val="24"/>
          <w:lang w:eastAsia="ja-JP"/>
        </w:rPr>
        <w:tab/>
      </w:r>
      <w:r>
        <w:rPr>
          <w:noProof/>
        </w:rPr>
        <w:t>CADASTRO DE USUÁRIO</w:t>
      </w:r>
      <w:r>
        <w:rPr>
          <w:noProof/>
        </w:rPr>
        <w:tab/>
      </w:r>
      <w:r>
        <w:rPr>
          <w:noProof/>
        </w:rPr>
        <w:fldChar w:fldCharType="begin"/>
      </w:r>
      <w:r>
        <w:rPr>
          <w:noProof/>
        </w:rPr>
        <w:instrText xml:space="preserve"> PAGEREF _Toc291709832 \h </w:instrText>
      </w:r>
      <w:r>
        <w:rPr>
          <w:noProof/>
        </w:rPr>
      </w:r>
      <w:r>
        <w:rPr>
          <w:noProof/>
        </w:rPr>
        <w:fldChar w:fldCharType="separate"/>
      </w:r>
      <w:r>
        <w:rPr>
          <w:noProof/>
        </w:rPr>
        <w:t>29</w:t>
      </w:r>
      <w:r>
        <w:rPr>
          <w:noProof/>
        </w:rPr>
        <w:fldChar w:fldCharType="end"/>
      </w:r>
    </w:p>
    <w:p w14:paraId="07735F61"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5.4.3</w:t>
      </w:r>
      <w:r>
        <w:rPr>
          <w:rFonts w:asciiTheme="minorHAnsi" w:eastAsiaTheme="minorEastAsia" w:hAnsiTheme="minorHAnsi" w:cstheme="minorBidi"/>
          <w:b w:val="0"/>
          <w:noProof/>
          <w:sz w:val="24"/>
          <w:szCs w:val="24"/>
          <w:lang w:eastAsia="ja-JP"/>
        </w:rPr>
        <w:tab/>
      </w:r>
      <w:r>
        <w:rPr>
          <w:noProof/>
        </w:rPr>
        <w:t>ACOMPANHAMENTO</w:t>
      </w:r>
      <w:r>
        <w:rPr>
          <w:noProof/>
        </w:rPr>
        <w:tab/>
      </w:r>
      <w:r>
        <w:rPr>
          <w:noProof/>
        </w:rPr>
        <w:fldChar w:fldCharType="begin"/>
      </w:r>
      <w:r>
        <w:rPr>
          <w:noProof/>
        </w:rPr>
        <w:instrText xml:space="preserve"> PAGEREF _Toc291709833 \h </w:instrText>
      </w:r>
      <w:r>
        <w:rPr>
          <w:noProof/>
        </w:rPr>
      </w:r>
      <w:r>
        <w:rPr>
          <w:noProof/>
        </w:rPr>
        <w:fldChar w:fldCharType="separate"/>
      </w:r>
      <w:r>
        <w:rPr>
          <w:noProof/>
        </w:rPr>
        <w:t>30</w:t>
      </w:r>
      <w:r>
        <w:rPr>
          <w:noProof/>
        </w:rPr>
        <w:fldChar w:fldCharType="end"/>
      </w:r>
    </w:p>
    <w:p w14:paraId="701EC16F"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5.4.4</w:t>
      </w:r>
      <w:r>
        <w:rPr>
          <w:rFonts w:asciiTheme="minorHAnsi" w:eastAsiaTheme="minorEastAsia" w:hAnsiTheme="minorHAnsi" w:cstheme="minorBidi"/>
          <w:b w:val="0"/>
          <w:noProof/>
          <w:sz w:val="24"/>
          <w:szCs w:val="24"/>
          <w:lang w:eastAsia="ja-JP"/>
        </w:rPr>
        <w:tab/>
      </w:r>
      <w:r>
        <w:rPr>
          <w:noProof/>
        </w:rPr>
        <w:t>BUSCA</w:t>
      </w:r>
      <w:r>
        <w:rPr>
          <w:noProof/>
        </w:rPr>
        <w:tab/>
      </w:r>
      <w:r>
        <w:rPr>
          <w:noProof/>
        </w:rPr>
        <w:fldChar w:fldCharType="begin"/>
      </w:r>
      <w:r>
        <w:rPr>
          <w:noProof/>
        </w:rPr>
        <w:instrText xml:space="preserve"> PAGEREF _Toc291709834 \h </w:instrText>
      </w:r>
      <w:r>
        <w:rPr>
          <w:noProof/>
        </w:rPr>
      </w:r>
      <w:r>
        <w:rPr>
          <w:noProof/>
        </w:rPr>
        <w:fldChar w:fldCharType="separate"/>
      </w:r>
      <w:r>
        <w:rPr>
          <w:noProof/>
        </w:rPr>
        <w:t>31</w:t>
      </w:r>
      <w:r>
        <w:rPr>
          <w:noProof/>
        </w:rPr>
        <w:fldChar w:fldCharType="end"/>
      </w:r>
    </w:p>
    <w:p w14:paraId="66EFBE2D"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5.4.5</w:t>
      </w:r>
      <w:r>
        <w:rPr>
          <w:rFonts w:asciiTheme="minorHAnsi" w:eastAsiaTheme="minorEastAsia" w:hAnsiTheme="minorHAnsi" w:cstheme="minorBidi"/>
          <w:b w:val="0"/>
          <w:noProof/>
          <w:sz w:val="24"/>
          <w:szCs w:val="24"/>
          <w:lang w:eastAsia="ja-JP"/>
        </w:rPr>
        <w:tab/>
      </w:r>
      <w:r>
        <w:rPr>
          <w:noProof/>
        </w:rPr>
        <w:t>ENVIAR MENSAGEM DO USUÁRIO(Negociação)</w:t>
      </w:r>
      <w:r>
        <w:rPr>
          <w:noProof/>
        </w:rPr>
        <w:tab/>
      </w:r>
      <w:r>
        <w:rPr>
          <w:noProof/>
        </w:rPr>
        <w:fldChar w:fldCharType="begin"/>
      </w:r>
      <w:r>
        <w:rPr>
          <w:noProof/>
        </w:rPr>
        <w:instrText xml:space="preserve"> PAGEREF _Toc291709835 \h </w:instrText>
      </w:r>
      <w:r>
        <w:rPr>
          <w:noProof/>
        </w:rPr>
      </w:r>
      <w:r>
        <w:rPr>
          <w:noProof/>
        </w:rPr>
        <w:fldChar w:fldCharType="separate"/>
      </w:r>
      <w:r>
        <w:rPr>
          <w:noProof/>
        </w:rPr>
        <w:t>32</w:t>
      </w:r>
      <w:r>
        <w:rPr>
          <w:noProof/>
        </w:rPr>
        <w:fldChar w:fldCharType="end"/>
      </w:r>
    </w:p>
    <w:p w14:paraId="165FB21F"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5.4.6</w:t>
      </w:r>
      <w:r>
        <w:rPr>
          <w:rFonts w:asciiTheme="minorHAnsi" w:eastAsiaTheme="minorEastAsia" w:hAnsiTheme="minorHAnsi" w:cstheme="minorBidi"/>
          <w:b w:val="0"/>
          <w:noProof/>
          <w:sz w:val="24"/>
          <w:szCs w:val="24"/>
          <w:lang w:eastAsia="ja-JP"/>
        </w:rPr>
        <w:tab/>
      </w:r>
      <w:r>
        <w:rPr>
          <w:noProof/>
        </w:rPr>
        <w:t>AVALIAÇÕES DOS USUÁRIOS</w:t>
      </w:r>
      <w:r>
        <w:rPr>
          <w:noProof/>
        </w:rPr>
        <w:tab/>
      </w:r>
      <w:r>
        <w:rPr>
          <w:noProof/>
        </w:rPr>
        <w:fldChar w:fldCharType="begin"/>
      </w:r>
      <w:r>
        <w:rPr>
          <w:noProof/>
        </w:rPr>
        <w:instrText xml:space="preserve"> PAGEREF _Toc291709836 \h </w:instrText>
      </w:r>
      <w:r>
        <w:rPr>
          <w:noProof/>
        </w:rPr>
      </w:r>
      <w:r>
        <w:rPr>
          <w:noProof/>
        </w:rPr>
        <w:fldChar w:fldCharType="separate"/>
      </w:r>
      <w:r>
        <w:rPr>
          <w:noProof/>
        </w:rPr>
        <w:t>34</w:t>
      </w:r>
      <w:r>
        <w:rPr>
          <w:noProof/>
        </w:rPr>
        <w:fldChar w:fldCharType="end"/>
      </w:r>
    </w:p>
    <w:p w14:paraId="704106B5"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5.4.7</w:t>
      </w:r>
      <w:r>
        <w:rPr>
          <w:rFonts w:asciiTheme="minorHAnsi" w:eastAsiaTheme="minorEastAsia" w:hAnsiTheme="minorHAnsi" w:cstheme="minorBidi"/>
          <w:b w:val="0"/>
          <w:noProof/>
          <w:sz w:val="24"/>
          <w:szCs w:val="24"/>
          <w:lang w:eastAsia="ja-JP"/>
        </w:rPr>
        <w:tab/>
      </w:r>
      <w:r>
        <w:rPr>
          <w:noProof/>
        </w:rPr>
        <w:t>OPÇÕES</w:t>
      </w:r>
      <w:r>
        <w:rPr>
          <w:noProof/>
        </w:rPr>
        <w:tab/>
      </w:r>
      <w:r>
        <w:rPr>
          <w:noProof/>
        </w:rPr>
        <w:fldChar w:fldCharType="begin"/>
      </w:r>
      <w:r>
        <w:rPr>
          <w:noProof/>
        </w:rPr>
        <w:instrText xml:space="preserve"> PAGEREF _Toc291709837 \h </w:instrText>
      </w:r>
      <w:r>
        <w:rPr>
          <w:noProof/>
        </w:rPr>
      </w:r>
      <w:r>
        <w:rPr>
          <w:noProof/>
        </w:rPr>
        <w:fldChar w:fldCharType="separate"/>
      </w:r>
      <w:r>
        <w:rPr>
          <w:noProof/>
        </w:rPr>
        <w:t>35</w:t>
      </w:r>
      <w:r>
        <w:rPr>
          <w:noProof/>
        </w:rPr>
        <w:fldChar w:fldCharType="end"/>
      </w:r>
    </w:p>
    <w:p w14:paraId="09AB377B" w14:textId="77777777" w:rsidR="00FA74FC" w:rsidRDefault="00FA74FC">
      <w:pPr>
        <w:pStyle w:val="TOC3"/>
        <w:tabs>
          <w:tab w:val="left" w:pos="880"/>
        </w:tabs>
        <w:rPr>
          <w:rFonts w:asciiTheme="minorHAnsi" w:eastAsiaTheme="minorEastAsia" w:hAnsiTheme="minorHAnsi" w:cstheme="minorBidi"/>
          <w:b w:val="0"/>
          <w:noProof/>
          <w:sz w:val="24"/>
          <w:szCs w:val="24"/>
          <w:lang w:eastAsia="ja-JP"/>
        </w:rPr>
      </w:pPr>
      <w:r>
        <w:rPr>
          <w:noProof/>
        </w:rPr>
        <w:t>5.4.8</w:t>
      </w:r>
      <w:r>
        <w:rPr>
          <w:rFonts w:asciiTheme="minorHAnsi" w:eastAsiaTheme="minorEastAsia" w:hAnsiTheme="minorHAnsi" w:cstheme="minorBidi"/>
          <w:b w:val="0"/>
          <w:noProof/>
          <w:sz w:val="24"/>
          <w:szCs w:val="24"/>
          <w:lang w:eastAsia="ja-JP"/>
        </w:rPr>
        <w:tab/>
      </w:r>
      <w:r>
        <w:rPr>
          <w:noProof/>
        </w:rPr>
        <w:t>MANTER NECESSIDADE</w:t>
      </w:r>
      <w:r>
        <w:rPr>
          <w:noProof/>
        </w:rPr>
        <w:tab/>
      </w:r>
      <w:r>
        <w:rPr>
          <w:noProof/>
        </w:rPr>
        <w:fldChar w:fldCharType="begin"/>
      </w:r>
      <w:r>
        <w:rPr>
          <w:noProof/>
        </w:rPr>
        <w:instrText xml:space="preserve"> PAGEREF _Toc291709838 \h </w:instrText>
      </w:r>
      <w:r>
        <w:rPr>
          <w:noProof/>
        </w:rPr>
      </w:r>
      <w:r>
        <w:rPr>
          <w:noProof/>
        </w:rPr>
        <w:fldChar w:fldCharType="separate"/>
      </w:r>
      <w:r>
        <w:rPr>
          <w:noProof/>
        </w:rPr>
        <w:t>36</w:t>
      </w:r>
      <w:r>
        <w:rPr>
          <w:noProof/>
        </w:rPr>
        <w:fldChar w:fldCharType="end"/>
      </w:r>
    </w:p>
    <w:p w14:paraId="087C288D"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IMPLEMENTAÇÃO DO SISTEMA</w:t>
      </w:r>
      <w:r>
        <w:rPr>
          <w:noProof/>
        </w:rPr>
        <w:tab/>
      </w:r>
      <w:r>
        <w:rPr>
          <w:noProof/>
        </w:rPr>
        <w:fldChar w:fldCharType="begin"/>
      </w:r>
      <w:r>
        <w:rPr>
          <w:noProof/>
        </w:rPr>
        <w:instrText xml:space="preserve"> PAGEREF _Toc291709839 \h </w:instrText>
      </w:r>
      <w:r>
        <w:rPr>
          <w:noProof/>
        </w:rPr>
      </w:r>
      <w:r>
        <w:rPr>
          <w:noProof/>
        </w:rPr>
        <w:fldChar w:fldCharType="separate"/>
      </w:r>
      <w:r>
        <w:rPr>
          <w:noProof/>
        </w:rPr>
        <w:t>38</w:t>
      </w:r>
      <w:r>
        <w:rPr>
          <w:noProof/>
        </w:rPr>
        <w:fldChar w:fldCharType="end"/>
      </w:r>
    </w:p>
    <w:p w14:paraId="1E2C6BE9" w14:textId="77777777" w:rsidR="00FA74FC" w:rsidRDefault="00FA74FC">
      <w:pPr>
        <w:pStyle w:val="TOC1"/>
        <w:tabs>
          <w:tab w:val="left" w:pos="574"/>
          <w:tab w:val="right" w:leader="dot" w:pos="9061"/>
        </w:tabs>
        <w:rPr>
          <w:rFonts w:asciiTheme="minorHAnsi" w:eastAsiaTheme="minorEastAsia" w:hAnsiTheme="minorHAnsi" w:cstheme="minorBidi"/>
          <w:b w:val="0"/>
          <w:bCs w:val="0"/>
          <w:caps w:val="0"/>
          <w:noProof/>
          <w:lang w:eastAsia="ja-JP"/>
        </w:rPr>
      </w:pPr>
      <w:r>
        <w:rPr>
          <w:noProof/>
        </w:rPr>
        <w:t>6.1</w:t>
      </w:r>
      <w:r>
        <w:rPr>
          <w:rFonts w:asciiTheme="minorHAnsi" w:eastAsiaTheme="minorEastAsia" w:hAnsiTheme="minorHAnsi" w:cstheme="minorBidi"/>
          <w:b w:val="0"/>
          <w:bCs w:val="0"/>
          <w:caps w:val="0"/>
          <w:noProof/>
          <w:lang w:eastAsia="ja-JP"/>
        </w:rPr>
        <w:tab/>
      </w:r>
      <w:r>
        <w:rPr>
          <w:noProof/>
        </w:rPr>
        <w:t>DECISÕES DE IMPLEMENTAÇÃO</w:t>
      </w:r>
      <w:r>
        <w:rPr>
          <w:noProof/>
        </w:rPr>
        <w:tab/>
      </w:r>
      <w:r>
        <w:rPr>
          <w:noProof/>
        </w:rPr>
        <w:fldChar w:fldCharType="begin"/>
      </w:r>
      <w:r>
        <w:rPr>
          <w:noProof/>
        </w:rPr>
        <w:instrText xml:space="preserve"> PAGEREF _Toc291709840 \h </w:instrText>
      </w:r>
      <w:r>
        <w:rPr>
          <w:noProof/>
        </w:rPr>
      </w:r>
      <w:r>
        <w:rPr>
          <w:noProof/>
        </w:rPr>
        <w:fldChar w:fldCharType="separate"/>
      </w:r>
      <w:r>
        <w:rPr>
          <w:noProof/>
        </w:rPr>
        <w:t>38</w:t>
      </w:r>
      <w:r>
        <w:rPr>
          <w:noProof/>
        </w:rPr>
        <w:fldChar w:fldCharType="end"/>
      </w:r>
    </w:p>
    <w:p w14:paraId="29349673" w14:textId="77777777" w:rsidR="00FA74FC" w:rsidRDefault="00FA74FC">
      <w:pPr>
        <w:pStyle w:val="TOC1"/>
        <w:tabs>
          <w:tab w:val="left" w:pos="574"/>
          <w:tab w:val="right" w:leader="dot" w:pos="9061"/>
        </w:tabs>
        <w:rPr>
          <w:rFonts w:asciiTheme="minorHAnsi" w:eastAsiaTheme="minorEastAsia" w:hAnsiTheme="minorHAnsi" w:cstheme="minorBidi"/>
          <w:b w:val="0"/>
          <w:bCs w:val="0"/>
          <w:caps w:val="0"/>
          <w:noProof/>
          <w:lang w:eastAsia="ja-JP"/>
        </w:rPr>
      </w:pPr>
      <w:r>
        <w:rPr>
          <w:noProof/>
        </w:rPr>
        <w:t>6.2</w:t>
      </w:r>
      <w:r>
        <w:rPr>
          <w:rFonts w:asciiTheme="minorHAnsi" w:eastAsiaTheme="minorEastAsia" w:hAnsiTheme="minorHAnsi" w:cstheme="minorBidi"/>
          <w:b w:val="0"/>
          <w:bCs w:val="0"/>
          <w:caps w:val="0"/>
          <w:noProof/>
          <w:lang w:eastAsia="ja-JP"/>
        </w:rPr>
        <w:tab/>
      </w:r>
      <w:r>
        <w:rPr>
          <w:noProof/>
        </w:rPr>
        <w:t>TELAS DO SISTEMA</w:t>
      </w:r>
      <w:r>
        <w:rPr>
          <w:noProof/>
        </w:rPr>
        <w:tab/>
      </w:r>
      <w:r>
        <w:rPr>
          <w:noProof/>
        </w:rPr>
        <w:fldChar w:fldCharType="begin"/>
      </w:r>
      <w:r>
        <w:rPr>
          <w:noProof/>
        </w:rPr>
        <w:instrText xml:space="preserve"> PAGEREF _Toc291709841 \h </w:instrText>
      </w:r>
      <w:r>
        <w:rPr>
          <w:noProof/>
        </w:rPr>
      </w:r>
      <w:r>
        <w:rPr>
          <w:noProof/>
        </w:rPr>
        <w:fldChar w:fldCharType="separate"/>
      </w:r>
      <w:r>
        <w:rPr>
          <w:noProof/>
        </w:rPr>
        <w:t>39</w:t>
      </w:r>
      <w:r>
        <w:rPr>
          <w:noProof/>
        </w:rPr>
        <w:fldChar w:fldCharType="end"/>
      </w:r>
    </w:p>
    <w:p w14:paraId="617C7438"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6.2.1</w:t>
      </w:r>
      <w:r>
        <w:rPr>
          <w:rFonts w:asciiTheme="minorHAnsi" w:eastAsiaTheme="minorEastAsia" w:hAnsiTheme="minorHAnsi" w:cstheme="minorBidi"/>
          <w:b w:val="0"/>
          <w:bCs w:val="0"/>
          <w:caps w:val="0"/>
          <w:noProof/>
          <w:lang w:eastAsia="ja-JP"/>
        </w:rPr>
        <w:tab/>
      </w:r>
      <w:r>
        <w:rPr>
          <w:noProof/>
        </w:rPr>
        <w:t>TELA DE CONHEÇA</w:t>
      </w:r>
      <w:r>
        <w:rPr>
          <w:noProof/>
        </w:rPr>
        <w:tab/>
      </w:r>
      <w:r>
        <w:rPr>
          <w:noProof/>
        </w:rPr>
        <w:fldChar w:fldCharType="begin"/>
      </w:r>
      <w:r>
        <w:rPr>
          <w:noProof/>
        </w:rPr>
        <w:instrText xml:space="preserve"> PAGEREF _Toc291709842 \h </w:instrText>
      </w:r>
      <w:r>
        <w:rPr>
          <w:noProof/>
        </w:rPr>
      </w:r>
      <w:r>
        <w:rPr>
          <w:noProof/>
        </w:rPr>
        <w:fldChar w:fldCharType="separate"/>
      </w:r>
      <w:r>
        <w:rPr>
          <w:noProof/>
        </w:rPr>
        <w:t>39</w:t>
      </w:r>
      <w:r>
        <w:rPr>
          <w:noProof/>
        </w:rPr>
        <w:fldChar w:fldCharType="end"/>
      </w:r>
    </w:p>
    <w:p w14:paraId="7E837C41"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6.2.2</w:t>
      </w:r>
      <w:r>
        <w:rPr>
          <w:rFonts w:asciiTheme="minorHAnsi" w:eastAsiaTheme="minorEastAsia" w:hAnsiTheme="minorHAnsi" w:cstheme="minorBidi"/>
          <w:b w:val="0"/>
          <w:bCs w:val="0"/>
          <w:caps w:val="0"/>
          <w:noProof/>
          <w:lang w:eastAsia="ja-JP"/>
        </w:rPr>
        <w:tab/>
      </w:r>
      <w:r>
        <w:rPr>
          <w:noProof/>
        </w:rPr>
        <w:t>tela de login</w:t>
      </w:r>
      <w:r>
        <w:rPr>
          <w:noProof/>
        </w:rPr>
        <w:tab/>
      </w:r>
      <w:r>
        <w:rPr>
          <w:noProof/>
        </w:rPr>
        <w:fldChar w:fldCharType="begin"/>
      </w:r>
      <w:r>
        <w:rPr>
          <w:noProof/>
        </w:rPr>
        <w:instrText xml:space="preserve"> PAGEREF _Toc291709843 \h </w:instrText>
      </w:r>
      <w:r>
        <w:rPr>
          <w:noProof/>
        </w:rPr>
      </w:r>
      <w:r>
        <w:rPr>
          <w:noProof/>
        </w:rPr>
        <w:fldChar w:fldCharType="separate"/>
      </w:r>
      <w:r>
        <w:rPr>
          <w:noProof/>
        </w:rPr>
        <w:t>40</w:t>
      </w:r>
      <w:r>
        <w:rPr>
          <w:noProof/>
        </w:rPr>
        <w:fldChar w:fldCharType="end"/>
      </w:r>
    </w:p>
    <w:p w14:paraId="1542C9BE" w14:textId="77777777" w:rsidR="00FA74FC" w:rsidRDefault="00FA74FC">
      <w:pPr>
        <w:pStyle w:val="TOC1"/>
        <w:tabs>
          <w:tab w:val="right" w:leader="dot" w:pos="9061"/>
        </w:tabs>
        <w:rPr>
          <w:rFonts w:asciiTheme="minorHAnsi" w:eastAsiaTheme="minorEastAsia" w:hAnsiTheme="minorHAnsi" w:cstheme="minorBidi"/>
          <w:b w:val="0"/>
          <w:bCs w:val="0"/>
          <w:caps w:val="0"/>
          <w:noProof/>
          <w:lang w:eastAsia="ja-JP"/>
        </w:rPr>
      </w:pPr>
      <w:r>
        <w:rPr>
          <w:noProof/>
        </w:rPr>
        <w:t xml:space="preserve"> </w:t>
      </w:r>
      <w:r>
        <w:rPr>
          <w:noProof/>
        </w:rPr>
        <w:tab/>
      </w:r>
      <w:r>
        <w:rPr>
          <w:noProof/>
        </w:rPr>
        <w:fldChar w:fldCharType="begin"/>
      </w:r>
      <w:r>
        <w:rPr>
          <w:noProof/>
        </w:rPr>
        <w:instrText xml:space="preserve"> PAGEREF _Toc291709844 \h </w:instrText>
      </w:r>
      <w:r>
        <w:rPr>
          <w:noProof/>
        </w:rPr>
      </w:r>
      <w:r>
        <w:rPr>
          <w:noProof/>
        </w:rPr>
        <w:fldChar w:fldCharType="separate"/>
      </w:r>
      <w:r>
        <w:rPr>
          <w:noProof/>
        </w:rPr>
        <w:t>41</w:t>
      </w:r>
      <w:r>
        <w:rPr>
          <w:noProof/>
        </w:rPr>
        <w:fldChar w:fldCharType="end"/>
      </w:r>
    </w:p>
    <w:p w14:paraId="3E4248E1"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6.2.3</w:t>
      </w:r>
      <w:r>
        <w:rPr>
          <w:rFonts w:asciiTheme="minorHAnsi" w:eastAsiaTheme="minorEastAsia" w:hAnsiTheme="minorHAnsi" w:cstheme="minorBidi"/>
          <w:b w:val="0"/>
          <w:bCs w:val="0"/>
          <w:caps w:val="0"/>
          <w:noProof/>
          <w:lang w:eastAsia="ja-JP"/>
        </w:rPr>
        <w:tab/>
      </w:r>
      <w:r>
        <w:rPr>
          <w:noProof/>
        </w:rPr>
        <w:t>tela de USUÁRIO</w:t>
      </w:r>
      <w:r>
        <w:rPr>
          <w:noProof/>
        </w:rPr>
        <w:tab/>
      </w:r>
      <w:r>
        <w:rPr>
          <w:noProof/>
        </w:rPr>
        <w:fldChar w:fldCharType="begin"/>
      </w:r>
      <w:r>
        <w:rPr>
          <w:noProof/>
        </w:rPr>
        <w:instrText xml:space="preserve"> PAGEREF _Toc291709845 \h </w:instrText>
      </w:r>
      <w:r>
        <w:rPr>
          <w:noProof/>
        </w:rPr>
      </w:r>
      <w:r>
        <w:rPr>
          <w:noProof/>
        </w:rPr>
        <w:fldChar w:fldCharType="separate"/>
      </w:r>
      <w:r>
        <w:rPr>
          <w:noProof/>
        </w:rPr>
        <w:t>42</w:t>
      </w:r>
      <w:r>
        <w:rPr>
          <w:noProof/>
        </w:rPr>
        <w:fldChar w:fldCharType="end"/>
      </w:r>
    </w:p>
    <w:p w14:paraId="0FF2A4D3"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lastRenderedPageBreak/>
        <w:t>6.2.4</w:t>
      </w:r>
      <w:r>
        <w:rPr>
          <w:rFonts w:asciiTheme="minorHAnsi" w:eastAsiaTheme="minorEastAsia" w:hAnsiTheme="minorHAnsi" w:cstheme="minorBidi"/>
          <w:b w:val="0"/>
          <w:bCs w:val="0"/>
          <w:caps w:val="0"/>
          <w:noProof/>
          <w:lang w:eastAsia="ja-JP"/>
        </w:rPr>
        <w:tab/>
      </w:r>
      <w:r>
        <w:rPr>
          <w:noProof/>
        </w:rPr>
        <w:t>tela de ENVIAR MENSAGEM DO USUÁRIO</w:t>
      </w:r>
      <w:r>
        <w:rPr>
          <w:noProof/>
        </w:rPr>
        <w:tab/>
      </w:r>
      <w:r>
        <w:rPr>
          <w:noProof/>
        </w:rPr>
        <w:fldChar w:fldCharType="begin"/>
      </w:r>
      <w:r>
        <w:rPr>
          <w:noProof/>
        </w:rPr>
        <w:instrText xml:space="preserve"> PAGEREF _Toc291709846 \h </w:instrText>
      </w:r>
      <w:r>
        <w:rPr>
          <w:noProof/>
        </w:rPr>
      </w:r>
      <w:r>
        <w:rPr>
          <w:noProof/>
        </w:rPr>
        <w:fldChar w:fldCharType="separate"/>
      </w:r>
      <w:r>
        <w:rPr>
          <w:noProof/>
        </w:rPr>
        <w:t>43</w:t>
      </w:r>
      <w:r>
        <w:rPr>
          <w:noProof/>
        </w:rPr>
        <w:fldChar w:fldCharType="end"/>
      </w:r>
    </w:p>
    <w:p w14:paraId="6AA9F842"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6.2.5</w:t>
      </w:r>
      <w:r>
        <w:rPr>
          <w:rFonts w:asciiTheme="minorHAnsi" w:eastAsiaTheme="minorEastAsia" w:hAnsiTheme="minorHAnsi" w:cstheme="minorBidi"/>
          <w:b w:val="0"/>
          <w:bCs w:val="0"/>
          <w:caps w:val="0"/>
          <w:noProof/>
          <w:lang w:eastAsia="ja-JP"/>
        </w:rPr>
        <w:tab/>
      </w:r>
      <w:r>
        <w:rPr>
          <w:noProof/>
        </w:rPr>
        <w:t>tela de Ajuda/necessidadeS</w:t>
      </w:r>
      <w:r>
        <w:rPr>
          <w:noProof/>
        </w:rPr>
        <w:tab/>
      </w:r>
      <w:r>
        <w:rPr>
          <w:noProof/>
        </w:rPr>
        <w:fldChar w:fldCharType="begin"/>
      </w:r>
      <w:r>
        <w:rPr>
          <w:noProof/>
        </w:rPr>
        <w:instrText xml:space="preserve"> PAGEREF _Toc291709847 \h </w:instrText>
      </w:r>
      <w:r>
        <w:rPr>
          <w:noProof/>
        </w:rPr>
      </w:r>
      <w:r>
        <w:rPr>
          <w:noProof/>
        </w:rPr>
        <w:fldChar w:fldCharType="separate"/>
      </w:r>
      <w:r>
        <w:rPr>
          <w:noProof/>
        </w:rPr>
        <w:t>44</w:t>
      </w:r>
      <w:r>
        <w:rPr>
          <w:noProof/>
        </w:rPr>
        <w:fldChar w:fldCharType="end"/>
      </w:r>
    </w:p>
    <w:p w14:paraId="15A5F25E"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6.2.6</w:t>
      </w:r>
      <w:r>
        <w:rPr>
          <w:rFonts w:asciiTheme="minorHAnsi" w:eastAsiaTheme="minorEastAsia" w:hAnsiTheme="minorHAnsi" w:cstheme="minorBidi"/>
          <w:b w:val="0"/>
          <w:bCs w:val="0"/>
          <w:caps w:val="0"/>
          <w:noProof/>
          <w:lang w:eastAsia="ja-JP"/>
        </w:rPr>
        <w:tab/>
      </w:r>
      <w:r>
        <w:rPr>
          <w:noProof/>
        </w:rPr>
        <w:t>tela de Nova Ajuda Solicitada</w:t>
      </w:r>
      <w:r>
        <w:rPr>
          <w:noProof/>
        </w:rPr>
        <w:tab/>
      </w:r>
      <w:r>
        <w:rPr>
          <w:noProof/>
        </w:rPr>
        <w:fldChar w:fldCharType="begin"/>
      </w:r>
      <w:r>
        <w:rPr>
          <w:noProof/>
        </w:rPr>
        <w:instrText xml:space="preserve"> PAGEREF _Toc291709848 \h </w:instrText>
      </w:r>
      <w:r>
        <w:rPr>
          <w:noProof/>
        </w:rPr>
      </w:r>
      <w:r>
        <w:rPr>
          <w:noProof/>
        </w:rPr>
        <w:fldChar w:fldCharType="separate"/>
      </w:r>
      <w:r>
        <w:rPr>
          <w:noProof/>
        </w:rPr>
        <w:t>46</w:t>
      </w:r>
      <w:r>
        <w:rPr>
          <w:noProof/>
        </w:rPr>
        <w:fldChar w:fldCharType="end"/>
      </w:r>
    </w:p>
    <w:p w14:paraId="1A4FB354"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6.2.7</w:t>
      </w:r>
      <w:r>
        <w:rPr>
          <w:rFonts w:asciiTheme="minorHAnsi" w:eastAsiaTheme="minorEastAsia" w:hAnsiTheme="minorHAnsi" w:cstheme="minorBidi"/>
          <w:b w:val="0"/>
          <w:bCs w:val="0"/>
          <w:caps w:val="0"/>
          <w:noProof/>
          <w:lang w:eastAsia="ja-JP"/>
        </w:rPr>
        <w:tab/>
      </w:r>
      <w:r>
        <w:rPr>
          <w:noProof/>
        </w:rPr>
        <w:t>TELA DE PROPOSTAS</w:t>
      </w:r>
      <w:r>
        <w:rPr>
          <w:noProof/>
        </w:rPr>
        <w:tab/>
      </w:r>
      <w:r>
        <w:rPr>
          <w:noProof/>
        </w:rPr>
        <w:fldChar w:fldCharType="begin"/>
      </w:r>
      <w:r>
        <w:rPr>
          <w:noProof/>
        </w:rPr>
        <w:instrText xml:space="preserve"> PAGEREF _Toc291709849 \h </w:instrText>
      </w:r>
      <w:r>
        <w:rPr>
          <w:noProof/>
        </w:rPr>
      </w:r>
      <w:r>
        <w:rPr>
          <w:noProof/>
        </w:rPr>
        <w:fldChar w:fldCharType="separate"/>
      </w:r>
      <w:r>
        <w:rPr>
          <w:noProof/>
        </w:rPr>
        <w:t>47</w:t>
      </w:r>
      <w:r>
        <w:rPr>
          <w:noProof/>
        </w:rPr>
        <w:fldChar w:fldCharType="end"/>
      </w:r>
    </w:p>
    <w:p w14:paraId="7E9F5350"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6.2.8</w:t>
      </w:r>
      <w:r>
        <w:rPr>
          <w:rFonts w:asciiTheme="minorHAnsi" w:eastAsiaTheme="minorEastAsia" w:hAnsiTheme="minorHAnsi" w:cstheme="minorBidi"/>
          <w:b w:val="0"/>
          <w:bCs w:val="0"/>
          <w:caps w:val="0"/>
          <w:noProof/>
          <w:lang w:eastAsia="ja-JP"/>
        </w:rPr>
        <w:tab/>
      </w:r>
      <w:r>
        <w:rPr>
          <w:noProof/>
        </w:rPr>
        <w:t>TELA DE CONFIGURAÇÕES</w:t>
      </w:r>
      <w:r>
        <w:rPr>
          <w:noProof/>
        </w:rPr>
        <w:tab/>
      </w:r>
      <w:r>
        <w:rPr>
          <w:noProof/>
        </w:rPr>
        <w:fldChar w:fldCharType="begin"/>
      </w:r>
      <w:r>
        <w:rPr>
          <w:noProof/>
        </w:rPr>
        <w:instrText xml:space="preserve"> PAGEREF _Toc291709850 \h </w:instrText>
      </w:r>
      <w:r>
        <w:rPr>
          <w:noProof/>
        </w:rPr>
      </w:r>
      <w:r>
        <w:rPr>
          <w:noProof/>
        </w:rPr>
        <w:fldChar w:fldCharType="separate"/>
      </w:r>
      <w:r>
        <w:rPr>
          <w:noProof/>
        </w:rPr>
        <w:t>47</w:t>
      </w:r>
      <w:r>
        <w:rPr>
          <w:noProof/>
        </w:rPr>
        <w:fldChar w:fldCharType="end"/>
      </w:r>
    </w:p>
    <w:p w14:paraId="414C0DF0" w14:textId="77777777" w:rsidR="00FA74FC" w:rsidRDefault="00FA74FC">
      <w:pPr>
        <w:pStyle w:val="TOC1"/>
        <w:tabs>
          <w:tab w:val="left" w:pos="774"/>
          <w:tab w:val="right" w:leader="dot" w:pos="9061"/>
        </w:tabs>
        <w:rPr>
          <w:rFonts w:asciiTheme="minorHAnsi" w:eastAsiaTheme="minorEastAsia" w:hAnsiTheme="minorHAnsi" w:cstheme="minorBidi"/>
          <w:b w:val="0"/>
          <w:bCs w:val="0"/>
          <w:caps w:val="0"/>
          <w:noProof/>
          <w:lang w:eastAsia="ja-JP"/>
        </w:rPr>
      </w:pPr>
      <w:r>
        <w:rPr>
          <w:noProof/>
        </w:rPr>
        <w:t>6.2.9</w:t>
      </w:r>
      <w:r>
        <w:rPr>
          <w:rFonts w:asciiTheme="minorHAnsi" w:eastAsiaTheme="minorEastAsia" w:hAnsiTheme="minorHAnsi" w:cstheme="minorBidi"/>
          <w:b w:val="0"/>
          <w:bCs w:val="0"/>
          <w:caps w:val="0"/>
          <w:noProof/>
          <w:lang w:eastAsia="ja-JP"/>
        </w:rPr>
        <w:tab/>
      </w:r>
      <w:r>
        <w:rPr>
          <w:noProof/>
        </w:rPr>
        <w:t>TELA DE AVALIAÇÕES</w:t>
      </w:r>
      <w:r>
        <w:rPr>
          <w:noProof/>
        </w:rPr>
        <w:tab/>
      </w:r>
      <w:r>
        <w:rPr>
          <w:noProof/>
        </w:rPr>
        <w:fldChar w:fldCharType="begin"/>
      </w:r>
      <w:r>
        <w:rPr>
          <w:noProof/>
        </w:rPr>
        <w:instrText xml:space="preserve"> PAGEREF _Toc291709851 \h </w:instrText>
      </w:r>
      <w:r>
        <w:rPr>
          <w:noProof/>
        </w:rPr>
      </w:r>
      <w:r>
        <w:rPr>
          <w:noProof/>
        </w:rPr>
        <w:fldChar w:fldCharType="separate"/>
      </w:r>
      <w:r>
        <w:rPr>
          <w:noProof/>
        </w:rPr>
        <w:t>48</w:t>
      </w:r>
      <w:r>
        <w:rPr>
          <w:noProof/>
        </w:rPr>
        <w:fldChar w:fldCharType="end"/>
      </w:r>
    </w:p>
    <w:p w14:paraId="1DBF7CFE" w14:textId="77777777" w:rsidR="00FA74FC" w:rsidRDefault="00FA74FC">
      <w:pPr>
        <w:pStyle w:val="TOC1"/>
        <w:tabs>
          <w:tab w:val="left" w:pos="440"/>
          <w:tab w:val="right" w:leader="dot" w:pos="9061"/>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CONCLUSÃO</w:t>
      </w:r>
      <w:r>
        <w:rPr>
          <w:noProof/>
        </w:rPr>
        <w:tab/>
      </w:r>
      <w:r>
        <w:rPr>
          <w:noProof/>
        </w:rPr>
        <w:fldChar w:fldCharType="begin"/>
      </w:r>
      <w:r>
        <w:rPr>
          <w:noProof/>
        </w:rPr>
        <w:instrText xml:space="preserve"> PAGEREF _Toc291709852 \h </w:instrText>
      </w:r>
      <w:r>
        <w:rPr>
          <w:noProof/>
        </w:rPr>
      </w:r>
      <w:r>
        <w:rPr>
          <w:noProof/>
        </w:rPr>
        <w:fldChar w:fldCharType="separate"/>
      </w:r>
      <w:r>
        <w:rPr>
          <w:noProof/>
        </w:rPr>
        <w:t>48</w:t>
      </w:r>
      <w:r>
        <w:rPr>
          <w:noProof/>
        </w:rPr>
        <w:fldChar w:fldCharType="end"/>
      </w:r>
    </w:p>
    <w:p w14:paraId="562AD6B7" w14:textId="77777777" w:rsidR="008608F1" w:rsidRPr="009300FF" w:rsidRDefault="00547305">
      <w:pPr>
        <w:pStyle w:val="TOC1"/>
        <w:tabs>
          <w:tab w:val="right" w:leader="dot" w:pos="9071"/>
        </w:tabs>
        <w:sectPr w:rsidR="008608F1" w:rsidRPr="009300FF" w:rsidSect="00BD48A5">
          <w:type w:val="continuous"/>
          <w:pgSz w:w="11906" w:h="16838"/>
          <w:pgMar w:top="1701" w:right="1134" w:bottom="1134" w:left="1701" w:header="709" w:footer="709" w:gutter="0"/>
          <w:cols w:space="720"/>
          <w:docGrid w:linePitch="360"/>
        </w:sectPr>
      </w:pPr>
      <w:r w:rsidRPr="009300FF">
        <w:fldChar w:fldCharType="end"/>
      </w:r>
    </w:p>
    <w:p w14:paraId="447C1E65" w14:textId="77777777" w:rsidR="008608F1" w:rsidRPr="009300FF" w:rsidRDefault="008608F1">
      <w:pPr>
        <w:tabs>
          <w:tab w:val="right" w:leader="dot" w:pos="9071"/>
        </w:tabs>
        <w:rPr>
          <w:rFonts w:cs="Arial"/>
        </w:rPr>
        <w:sectPr w:rsidR="008608F1" w:rsidRPr="009300FF" w:rsidSect="00BD48A5">
          <w:type w:val="continuous"/>
          <w:pgSz w:w="11906" w:h="16838"/>
          <w:pgMar w:top="1701" w:right="1134" w:bottom="1134" w:left="1701" w:header="709" w:footer="709" w:gutter="0"/>
          <w:cols w:space="720"/>
          <w:docGrid w:linePitch="360"/>
        </w:sectPr>
      </w:pPr>
    </w:p>
    <w:p w14:paraId="68A6E274"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654A6D35"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734C67C3"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5535980D" w14:textId="77777777" w:rsidR="008608F1" w:rsidRPr="009300FF" w:rsidRDefault="008608F1">
      <w:pPr>
        <w:rPr>
          <w:rFonts w:cs="Arial"/>
        </w:rPr>
        <w:sectPr w:rsidR="008608F1" w:rsidRPr="009300FF" w:rsidSect="00BD48A5">
          <w:type w:val="continuous"/>
          <w:pgSz w:w="11906" w:h="16838"/>
          <w:pgMar w:top="1701" w:right="1134" w:bottom="1134" w:left="1701" w:header="709" w:footer="709" w:gutter="0"/>
          <w:cols w:space="720"/>
          <w:docGrid w:linePitch="360"/>
        </w:sectPr>
      </w:pPr>
    </w:p>
    <w:p w14:paraId="04172070" w14:textId="77777777" w:rsidR="008608F1" w:rsidRPr="009300FF" w:rsidRDefault="008608F1" w:rsidP="00EF0DDB">
      <w:pPr>
        <w:pStyle w:val="Heading1"/>
        <w:numPr>
          <w:ilvl w:val="0"/>
          <w:numId w:val="5"/>
        </w:numPr>
      </w:pPr>
      <w:bookmarkStart w:id="0" w:name="__RefHeading__1_917345576"/>
      <w:bookmarkStart w:id="1" w:name="_Toc291709805"/>
      <w:bookmarkEnd w:id="0"/>
      <w:r w:rsidRPr="009300FF">
        <w:lastRenderedPageBreak/>
        <w:t>INTRODUÇÃO</w:t>
      </w:r>
      <w:bookmarkEnd w:id="1"/>
    </w:p>
    <w:p w14:paraId="064429E1" w14:textId="77777777" w:rsidR="008608F1" w:rsidRPr="009300FF" w:rsidRDefault="008608F1">
      <w:pPr>
        <w:ind w:firstLine="576"/>
        <w:rPr>
          <w:rFonts w:cs="Arial"/>
        </w:rPr>
      </w:pPr>
    </w:p>
    <w:p w14:paraId="00075144" w14:textId="77777777" w:rsidR="008608F1" w:rsidRPr="009300FF" w:rsidRDefault="00983088" w:rsidP="00EF0DDB">
      <w:pPr>
        <w:pStyle w:val="Heading2"/>
        <w:numPr>
          <w:ilvl w:val="0"/>
          <w:numId w:val="6"/>
        </w:numPr>
      </w:pPr>
      <w:bookmarkStart w:id="2" w:name="__RefHeading__3_917345576"/>
      <w:bookmarkEnd w:id="2"/>
      <w:r w:rsidRPr="009300FF">
        <w:t xml:space="preserve"> </w:t>
      </w:r>
      <w:bookmarkStart w:id="3" w:name="_Toc291709806"/>
      <w:r w:rsidR="008608F1" w:rsidRPr="009300FF">
        <w:t>O Negócio</w:t>
      </w:r>
      <w:bookmarkEnd w:id="3"/>
    </w:p>
    <w:p w14:paraId="33C55DD8" w14:textId="77777777" w:rsidR="008637C1" w:rsidRPr="009300FF" w:rsidRDefault="008637C1" w:rsidP="008637C1">
      <w:pPr>
        <w:ind w:firstLine="708"/>
        <w:rPr>
          <w:rFonts w:cs="Arial"/>
        </w:rPr>
      </w:pPr>
      <w:r w:rsidRPr="009300FF">
        <w:rPr>
          <w:rFonts w:cs="Arial"/>
        </w:rPr>
        <w:t>A carta era o único modo de comunicação na época do Brasil Colônia, como essas cartas poderiam ser entregues? Nesse momento nasce a necessidade de fazer com que a carta saia de um ponto X e siga em direção ao ponto Y, assim é criada a entrega que posteriormente virou uma forma de comércio, com serviços especializados, transportando qualquer tipo de produto.</w:t>
      </w:r>
    </w:p>
    <w:p w14:paraId="35ADED87" w14:textId="77777777" w:rsidR="008637C1" w:rsidRPr="009300FF" w:rsidRDefault="008637C1" w:rsidP="008637C1">
      <w:pPr>
        <w:ind w:firstLine="708"/>
        <w:rPr>
          <w:rFonts w:cs="Arial"/>
        </w:rPr>
      </w:pPr>
      <w:r w:rsidRPr="009300FF">
        <w:rPr>
          <w:rFonts w:cs="Arial"/>
        </w:rPr>
        <w:t>O sistema de entrega no nosso país, como a Empresa Brasileira de Correios e Telégrafos e empresas de transporte possuem</w:t>
      </w:r>
      <w:r>
        <w:rPr>
          <w:rFonts w:cs="Arial"/>
        </w:rPr>
        <w:t xml:space="preserve"> serviços que nem sempre</w:t>
      </w:r>
      <w:r w:rsidRPr="009300FF">
        <w:rPr>
          <w:rFonts w:cs="Arial"/>
        </w:rPr>
        <w:t xml:space="preserve"> são satisfatórios e por muitas vezes possui um valor elevado. Com o fim da comercialização de um dos veículos de transporte mais utilizados no Brasil, a Kombi, todos os proprietários deste veículo deverão se atualizar e investir em outro veículo para transporte, o que pode acar</w:t>
      </w:r>
      <w:r w:rsidR="00CE65D3">
        <w:rPr>
          <w:rFonts w:cs="Arial"/>
        </w:rPr>
        <w:t>retar no aumento considerável das</w:t>
      </w:r>
      <w:r w:rsidRPr="009300FF">
        <w:rPr>
          <w:rFonts w:cs="Arial"/>
        </w:rPr>
        <w:t xml:space="preserve"> taxas cobrada</w:t>
      </w:r>
      <w:r>
        <w:rPr>
          <w:rFonts w:cs="Arial"/>
        </w:rPr>
        <w:t>s</w:t>
      </w:r>
      <w:r w:rsidRPr="009300FF">
        <w:rPr>
          <w:rFonts w:cs="Arial"/>
        </w:rPr>
        <w:t xml:space="preserve"> as pessoas que precisam enviar algum produto para determinado local. Todo o transporte de qualquer produto irá sofrer um reajuste para se adaptarem a nova situação, o qu</w:t>
      </w:r>
      <w:r w:rsidR="00F20309">
        <w:rPr>
          <w:rFonts w:cs="Arial"/>
        </w:rPr>
        <w:t xml:space="preserve">e pode influenciar até mesmo em itens básicos </w:t>
      </w:r>
      <w:r w:rsidRPr="009300FF">
        <w:rPr>
          <w:rFonts w:cs="Arial"/>
        </w:rPr>
        <w:t xml:space="preserve">que </w:t>
      </w:r>
      <w:r w:rsidR="00F20309">
        <w:rPr>
          <w:rFonts w:cs="Arial"/>
        </w:rPr>
        <w:t>consumimos em nossas residências</w:t>
      </w:r>
      <w:r w:rsidRPr="009300FF">
        <w:rPr>
          <w:rFonts w:cs="Arial"/>
        </w:rPr>
        <w:t xml:space="preserve">. O site </w:t>
      </w:r>
      <w:hyperlink r:id="rId17" w:history="1">
        <w:proofErr w:type="spellStart"/>
        <w:r w:rsidRPr="009300FF">
          <w:rPr>
            <w:rStyle w:val="Hyperlink"/>
            <w:rFonts w:cs="Arial"/>
          </w:rPr>
          <w:t>capitalteresina</w:t>
        </w:r>
        <w:proofErr w:type="spellEnd"/>
      </w:hyperlink>
      <w:r>
        <w:rPr>
          <w:rStyle w:val="FootnoteReference"/>
          <w:rFonts w:cs="Arial"/>
        </w:rPr>
        <w:footnoteReference w:id="1"/>
      </w:r>
      <w:r w:rsidRPr="009300FF">
        <w:rPr>
          <w:rFonts w:cs="Arial"/>
        </w:rPr>
        <w:t xml:space="preserve"> nos mostra que o transporte contribui para a alta média dos preços 20,98%, ficando assim com a segunda maior contribuição.</w:t>
      </w:r>
    </w:p>
    <w:p w14:paraId="6C7E3526" w14:textId="77777777" w:rsidR="008637C1" w:rsidRPr="009300FF" w:rsidRDefault="008637C1" w:rsidP="008637C1">
      <w:pPr>
        <w:ind w:firstLine="708"/>
        <w:rPr>
          <w:rFonts w:cs="Arial"/>
        </w:rPr>
      </w:pPr>
      <w:r w:rsidRPr="009300FF">
        <w:rPr>
          <w:rFonts w:cs="Arial"/>
        </w:rPr>
        <w:lastRenderedPageBreak/>
        <w:t>Uma reportagem feita pelo site</w:t>
      </w:r>
      <w:r>
        <w:rPr>
          <w:rFonts w:cs="Arial"/>
        </w:rPr>
        <w:t xml:space="preserve"> </w:t>
      </w:r>
      <w:hyperlink r:id="rId18" w:history="1">
        <w:proofErr w:type="spellStart"/>
        <w:r w:rsidRPr="009300FF">
          <w:rPr>
            <w:rStyle w:val="Hyperlink"/>
            <w:rFonts w:cs="Arial"/>
          </w:rPr>
          <w:t>brasileconomico</w:t>
        </w:r>
        <w:proofErr w:type="spellEnd"/>
      </w:hyperlink>
      <w:r>
        <w:rPr>
          <w:rStyle w:val="FootnoteReference"/>
          <w:rFonts w:cs="Arial"/>
        </w:rPr>
        <w:footnoteReference w:id="2"/>
      </w:r>
      <w:r w:rsidRPr="009300FF">
        <w:rPr>
          <w:rFonts w:cs="Arial"/>
        </w:rPr>
        <w:t xml:space="preserve">, </w:t>
      </w:r>
      <w:r>
        <w:rPr>
          <w:rFonts w:cs="Arial"/>
        </w:rPr>
        <w:t xml:space="preserve">mostra como </w:t>
      </w:r>
      <w:r w:rsidR="006C5D2A">
        <w:rPr>
          <w:rFonts w:cs="Arial"/>
        </w:rPr>
        <w:t>o</w:t>
      </w:r>
      <w:r w:rsidRPr="009300FF">
        <w:rPr>
          <w:rFonts w:cs="Arial"/>
        </w:rPr>
        <w:t xml:space="preserve"> </w:t>
      </w:r>
      <w:r w:rsidR="006C5D2A">
        <w:rPr>
          <w:rFonts w:cs="Arial"/>
        </w:rPr>
        <w:t>grupo</w:t>
      </w:r>
      <w:r w:rsidRPr="009300FF">
        <w:rPr>
          <w:rFonts w:cs="Arial"/>
        </w:rPr>
        <w:t xml:space="preserve"> Pão de Açúcar inovou utilizando o frete compartilhado, segundo o gerente-geral de distribuição do Pão de Açúcar, Carlos Eduardo </w:t>
      </w:r>
      <w:proofErr w:type="spellStart"/>
      <w:r w:rsidRPr="009300FF">
        <w:rPr>
          <w:rFonts w:cs="Arial"/>
        </w:rPr>
        <w:t>Botaba</w:t>
      </w:r>
      <w:proofErr w:type="spellEnd"/>
      <w:r w:rsidRPr="009300FF">
        <w:rPr>
          <w:rFonts w:cs="Arial"/>
        </w:rPr>
        <w:t>, “É comum um caminhão fazer suas entregas e voltar vazio para ser carregado novamente”</w:t>
      </w:r>
      <w:r>
        <w:rPr>
          <w:rStyle w:val="FootnoteReference"/>
          <w:rFonts w:cs="Arial"/>
        </w:rPr>
        <w:footnoteReference w:id="3"/>
      </w:r>
      <w:r w:rsidRPr="009300FF">
        <w:rPr>
          <w:rFonts w:cs="Arial"/>
        </w:rPr>
        <w:t>, para sanar esse problema o caminhão em seu tempo livre não vai circular vazio, ele ficará responsável pela entrega também dos fabricantes até os varejistas.</w:t>
      </w:r>
    </w:p>
    <w:p w14:paraId="40C9DC3B" w14:textId="77777777" w:rsidR="008637C1" w:rsidRPr="009300FF" w:rsidRDefault="008637C1" w:rsidP="008637C1">
      <w:pPr>
        <w:ind w:firstLine="708"/>
        <w:rPr>
          <w:rFonts w:cs="Arial"/>
        </w:rPr>
      </w:pPr>
      <w:r w:rsidRPr="009300FF">
        <w:rPr>
          <w:rFonts w:cs="Arial"/>
        </w:rPr>
        <w:t xml:space="preserve">Voltando a reportagem podemos citar também a frase utilizada pela diretora de inteligência de mercado Maria Fernanda </w:t>
      </w:r>
      <w:proofErr w:type="spellStart"/>
      <w:r w:rsidRPr="009300FF">
        <w:rPr>
          <w:rFonts w:cs="Arial"/>
        </w:rPr>
        <w:t>Hijjar</w:t>
      </w:r>
      <w:proofErr w:type="spellEnd"/>
      <w:r w:rsidRPr="009300FF">
        <w:rPr>
          <w:rFonts w:cs="Arial"/>
        </w:rPr>
        <w:t>, “Uma empresa consegue economizar até 8% no total gasto com transporte se realizar uma gestão eficiente como, por exemplo, compartilhar a frota com outras companhias”</w:t>
      </w:r>
      <w:r>
        <w:rPr>
          <w:rStyle w:val="FootnoteReference"/>
          <w:rFonts w:cs="Arial"/>
        </w:rPr>
        <w:footnoteReference w:id="4"/>
      </w:r>
      <w:r w:rsidRPr="009300FF">
        <w:rPr>
          <w:rFonts w:cs="Arial"/>
        </w:rPr>
        <w:t>.</w:t>
      </w:r>
    </w:p>
    <w:p w14:paraId="1B128CCA" w14:textId="77777777" w:rsidR="008637C1" w:rsidRPr="009300FF" w:rsidRDefault="008637C1" w:rsidP="008637C1">
      <w:pPr>
        <w:ind w:firstLine="708"/>
        <w:rPr>
          <w:rFonts w:cs="Arial"/>
        </w:rPr>
      </w:pPr>
      <w:r w:rsidRPr="009300FF">
        <w:rPr>
          <w:rFonts w:cs="Arial"/>
        </w:rPr>
        <w:t xml:space="preserve">Outro fator que nos estimula a utilizar a metodologia de entrega compartilhada é o crescimento rápido e contínuo do mercado eletrônico, que dá a possibilidade de pesquisar preços acessíveis de diversos produtos em diversos lugares do Brasil, até mesmo fora dele. Uma pessoa que está em Minas Gerais consegue comprar um produto que está no Rio de Janeiro, esse produto pode ser novo ou pode ter sido comprado em sites de anúncios online. Normalmente sites de anúncio online são utilizados por pessoas físicas que não utilizam mais aquele produto e querem desfazer do mesmo, assim o produto usado pode ter seu valor decrescido em até 50% do valor de um produto novo, dando assim acessibilidade a outras pessoas. </w:t>
      </w:r>
    </w:p>
    <w:p w14:paraId="31AFF48E" w14:textId="77777777" w:rsidR="008637C1" w:rsidRDefault="008637C1" w:rsidP="008637C1">
      <w:pPr>
        <w:ind w:firstLine="708"/>
        <w:jc w:val="center"/>
        <w:rPr>
          <w:rFonts w:cs="Arial"/>
        </w:rPr>
      </w:pPr>
      <w:r>
        <w:rPr>
          <w:rFonts w:cs="Arial"/>
          <w:noProof/>
          <w:lang w:val="en-US" w:eastAsia="en-US"/>
        </w:rPr>
        <w:lastRenderedPageBreak/>
        <w:drawing>
          <wp:inline distT="0" distB="0" distL="0" distR="0" wp14:anchorId="2CB14165" wp14:editId="27267F62">
            <wp:extent cx="4125595" cy="4029710"/>
            <wp:effectExtent l="19050" t="0" r="8255" b="0"/>
            <wp:docPr id="8" name="Imagem 13" descr="vendas-b2c-e-commerce-brasil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ndas-b2c-e-commerce-brasileiro"/>
                    <pic:cNvPicPr>
                      <a:picLocks noChangeAspect="1" noChangeArrowheads="1"/>
                    </pic:cNvPicPr>
                  </pic:nvPicPr>
                  <pic:blipFill>
                    <a:blip r:embed="rId19"/>
                    <a:srcRect/>
                    <a:stretch>
                      <a:fillRect/>
                    </a:stretch>
                  </pic:blipFill>
                  <pic:spPr bwMode="auto">
                    <a:xfrm>
                      <a:off x="0" y="0"/>
                      <a:ext cx="4125595" cy="4029710"/>
                    </a:xfrm>
                    <a:prstGeom prst="rect">
                      <a:avLst/>
                    </a:prstGeom>
                    <a:noFill/>
                    <a:ln w="9525">
                      <a:noFill/>
                      <a:miter lim="800000"/>
                      <a:headEnd/>
                      <a:tailEnd/>
                    </a:ln>
                  </pic:spPr>
                </pic:pic>
              </a:graphicData>
            </a:graphic>
          </wp:inline>
        </w:drawing>
      </w:r>
    </w:p>
    <w:p w14:paraId="4645B6E4" w14:textId="77777777" w:rsidR="008637C1" w:rsidRDefault="008637C1" w:rsidP="008637C1">
      <w:pPr>
        <w:ind w:firstLine="708"/>
        <w:jc w:val="center"/>
        <w:rPr>
          <w:rFonts w:cs="Arial"/>
        </w:rPr>
      </w:pPr>
      <w:r>
        <w:rPr>
          <w:rFonts w:cs="Arial"/>
        </w:rPr>
        <w:t>Imagem representativa do crescimento das vendas online no Brasil</w:t>
      </w:r>
      <w:r>
        <w:rPr>
          <w:rStyle w:val="FootnoteReference"/>
          <w:rFonts w:cs="Arial"/>
        </w:rPr>
        <w:footnoteReference w:id="5"/>
      </w:r>
      <w:r>
        <w:rPr>
          <w:rFonts w:cs="Arial"/>
        </w:rPr>
        <w:t>.</w:t>
      </w:r>
    </w:p>
    <w:p w14:paraId="7B86115B" w14:textId="77777777" w:rsidR="008637C1" w:rsidRPr="009300FF" w:rsidRDefault="008637C1" w:rsidP="008637C1">
      <w:pPr>
        <w:ind w:firstLine="708"/>
        <w:jc w:val="center"/>
        <w:rPr>
          <w:rFonts w:cs="Arial"/>
        </w:rPr>
      </w:pPr>
    </w:p>
    <w:p w14:paraId="6154C9AA" w14:textId="77777777" w:rsidR="007B3238" w:rsidRDefault="008637C1" w:rsidP="007B3238">
      <w:pPr>
        <w:ind w:firstLine="708"/>
        <w:rPr>
          <w:rFonts w:cs="Arial"/>
        </w:rPr>
      </w:pPr>
      <w:r w:rsidRPr="009300FF">
        <w:rPr>
          <w:rFonts w:cs="Arial"/>
        </w:rPr>
        <w:t xml:space="preserve"> Um exemplo que podemos utilizar é o Mercado Livre, anunciantes vendem produtos com valores inferiores a R$10,00, que ao calcular o frete no Correios ele cobra uma taxa de R$ 15,00 para entregar o produto, ou seja, uma taxa com mais de 100% do valor do produto.</w:t>
      </w:r>
    </w:p>
    <w:p w14:paraId="0CC97779" w14:textId="77777777" w:rsidR="00E940B0" w:rsidRPr="009300FF" w:rsidRDefault="008637C1" w:rsidP="007B3238">
      <w:pPr>
        <w:ind w:firstLine="708"/>
        <w:rPr>
          <w:rFonts w:cs="Arial"/>
        </w:rPr>
      </w:pPr>
      <w:r>
        <w:rPr>
          <w:rFonts w:cs="Arial"/>
        </w:rPr>
        <w:t>Pensando em reduzir custos, aumentar a qualidade e confiabilidade dos serviços de entrega vamos apresentar mais abaixo uma solução. Temos</w:t>
      </w:r>
      <w:r w:rsidRPr="009300FF">
        <w:rPr>
          <w:rFonts w:cs="Arial"/>
        </w:rPr>
        <w:t xml:space="preserve"> que possuir uma escapatória aos sistemas de entrega citados, como os Correios e </w:t>
      </w:r>
      <w:r w:rsidRPr="009300FF">
        <w:rPr>
          <w:rFonts w:cs="Arial"/>
        </w:rPr>
        <w:lastRenderedPageBreak/>
        <w:t xml:space="preserve">transportadoras, pois como mostra o site da </w:t>
      </w:r>
      <w:hyperlink r:id="rId20" w:history="1">
        <w:r w:rsidRPr="009300FF">
          <w:rPr>
            <w:rStyle w:val="Hyperlink"/>
            <w:rFonts w:cs="Arial"/>
          </w:rPr>
          <w:t>globo</w:t>
        </w:r>
      </w:hyperlink>
      <w:r>
        <w:rPr>
          <w:rStyle w:val="FootnoteReference"/>
          <w:rFonts w:cs="Arial"/>
        </w:rPr>
        <w:footnoteReference w:id="6"/>
      </w:r>
      <w:r w:rsidRPr="009300FF">
        <w:rPr>
          <w:rFonts w:cs="Arial"/>
        </w:rPr>
        <w:t xml:space="preserve"> nem sempre o serviço estará disponível quando o cliente precisar e há inúmeros fatores que podem levar a paralização do serviço de entrega, como a greve.</w:t>
      </w:r>
    </w:p>
    <w:p w14:paraId="27F901F9" w14:textId="77777777" w:rsidR="008608F1" w:rsidRPr="009300FF" w:rsidRDefault="00983088" w:rsidP="00EF0DDB">
      <w:pPr>
        <w:pStyle w:val="Heading2"/>
        <w:numPr>
          <w:ilvl w:val="0"/>
          <w:numId w:val="6"/>
        </w:numPr>
      </w:pPr>
      <w:bookmarkStart w:id="4" w:name="__RefHeading__5_917345576"/>
      <w:bookmarkEnd w:id="4"/>
      <w:r w:rsidRPr="009300FF">
        <w:t xml:space="preserve"> </w:t>
      </w:r>
      <w:bookmarkStart w:id="5" w:name="_Toc291709807"/>
      <w:r w:rsidR="008608F1" w:rsidRPr="009300FF">
        <w:t>Objetivo</w:t>
      </w:r>
      <w:bookmarkEnd w:id="5"/>
    </w:p>
    <w:p w14:paraId="16CD7CF5" w14:textId="77777777" w:rsidR="008637C1" w:rsidRPr="008637C1" w:rsidRDefault="008637C1" w:rsidP="008637C1">
      <w:pPr>
        <w:ind w:left="360" w:firstLine="348"/>
        <w:rPr>
          <w:rFonts w:cs="Arial"/>
        </w:rPr>
      </w:pPr>
      <w:r w:rsidRPr="008637C1">
        <w:rPr>
          <w:rFonts w:cs="Arial"/>
        </w:rPr>
        <w:t xml:space="preserve">Este projeto de fim de curso tem como objetivo principal o desenvolvimento de um sistema que facilita a entrega de produtos de forma colaborativa. </w:t>
      </w:r>
    </w:p>
    <w:p w14:paraId="643F9220" w14:textId="77777777" w:rsidR="007C09F3" w:rsidRPr="008637C1" w:rsidRDefault="008637C1" w:rsidP="008637C1">
      <w:pPr>
        <w:ind w:left="360" w:firstLine="348"/>
        <w:rPr>
          <w:rFonts w:cs="Arial"/>
        </w:rPr>
      </w:pPr>
      <w:r w:rsidRPr="008637C1">
        <w:rPr>
          <w:rFonts w:cs="Arial"/>
        </w:rPr>
        <w:t>O sistema irá coletar informações de onde o colaborador está e para onde precisa ir, assim temos um rede de pessoas com necessidades em comum que podem se ajudar, cobrando ou não por este serviço.</w:t>
      </w:r>
    </w:p>
    <w:p w14:paraId="75D5CEA2" w14:textId="77777777" w:rsidR="008608F1" w:rsidRPr="009300FF" w:rsidRDefault="008608F1">
      <w:pPr>
        <w:ind w:firstLine="576"/>
        <w:rPr>
          <w:rFonts w:cs="Arial"/>
          <w:bCs/>
        </w:rPr>
      </w:pPr>
    </w:p>
    <w:p w14:paraId="2665041B" w14:textId="77777777" w:rsidR="008608F1" w:rsidRPr="009300FF" w:rsidRDefault="00983088" w:rsidP="00EF0DDB">
      <w:pPr>
        <w:pStyle w:val="Heading2"/>
        <w:numPr>
          <w:ilvl w:val="0"/>
          <w:numId w:val="6"/>
        </w:numPr>
      </w:pPr>
      <w:bookmarkStart w:id="6" w:name="__RefHeading__7_917345576"/>
      <w:bookmarkEnd w:id="6"/>
      <w:r w:rsidRPr="009300FF">
        <w:t xml:space="preserve"> </w:t>
      </w:r>
      <w:bookmarkStart w:id="7" w:name="_Toc291709808"/>
      <w:r w:rsidR="008608F1" w:rsidRPr="009300FF">
        <w:t>Justificativa</w:t>
      </w:r>
      <w:bookmarkEnd w:id="7"/>
    </w:p>
    <w:p w14:paraId="0C5B3EFA" w14:textId="77777777" w:rsidR="0009366E" w:rsidRPr="0009366E" w:rsidRDefault="0009366E" w:rsidP="0009366E">
      <w:pPr>
        <w:ind w:left="360" w:firstLine="348"/>
        <w:rPr>
          <w:rFonts w:cs="Arial"/>
        </w:rPr>
      </w:pPr>
      <w:r w:rsidRPr="0009366E">
        <w:rPr>
          <w:rFonts w:cs="Arial"/>
        </w:rPr>
        <w:t>Diversas pessoas possuem necessidade em comum, vamos supor um exemplo, em seu ambiente de trabalho há diversas pessoas ao seu redor, suponhamos que alguma dessas pessoas está com sede e no momento não consegue buscar água, porém seu companheiro de trabalho está indo ao banheiro que fica ao lado do bebedouro, ele poderia ser informado pela pessoa que está com sede aproveitando a sua ida ao banheiro e buscar água para ela, certo? Partindo desse princípio, este produto irá unir essas pessoas auxiliando a comunicação entre elas a partir da sua localização que será representado em um mapa.</w:t>
      </w:r>
    </w:p>
    <w:p w14:paraId="238BB505" w14:textId="77777777" w:rsidR="0009366E" w:rsidRPr="0009366E" w:rsidRDefault="0009366E" w:rsidP="0009366E">
      <w:pPr>
        <w:ind w:left="360"/>
        <w:rPr>
          <w:rFonts w:cs="Arial"/>
        </w:rPr>
      </w:pPr>
      <w:r w:rsidRPr="0009366E">
        <w:rPr>
          <w:rFonts w:cs="Arial"/>
        </w:rPr>
        <w:t xml:space="preserve">Com a utilização desse produto é possível diminuir o custo com a entrega de um item, sendo uma forma de não depender do nosso serviço de entrega, que nem sempre possui todos os serviços a âmbito nacional, como também não ficamos </w:t>
      </w:r>
      <w:r w:rsidRPr="0009366E">
        <w:rPr>
          <w:rFonts w:cs="Arial"/>
        </w:rPr>
        <w:lastRenderedPageBreak/>
        <w:t>dependentes da utilização de empresas de transporte que possuem um alto custo.</w:t>
      </w:r>
    </w:p>
    <w:p w14:paraId="41AC3D22" w14:textId="77777777" w:rsidR="008608F1" w:rsidRPr="0009366E" w:rsidRDefault="0009366E" w:rsidP="0009366E">
      <w:pPr>
        <w:ind w:left="360" w:firstLine="348"/>
        <w:rPr>
          <w:rFonts w:cs="Arial"/>
        </w:rPr>
      </w:pPr>
      <w:r w:rsidRPr="0009366E">
        <w:rPr>
          <w:rFonts w:cs="Arial"/>
        </w:rPr>
        <w:t>Podemos ressaltar como inovação a união de pessoas com necessidades em comum e a possibilidade de acompanhamento online da rota feita pelo responsável da entrega, podendo assim ficar ciente da localização do item, desde que o cliente tenha internet.</w:t>
      </w:r>
    </w:p>
    <w:p w14:paraId="07B223A9" w14:textId="77777777" w:rsidR="008608F1" w:rsidRPr="009300FF" w:rsidRDefault="008608F1">
      <w:pPr>
        <w:rPr>
          <w:rFonts w:cs="Arial"/>
        </w:rPr>
      </w:pPr>
    </w:p>
    <w:p w14:paraId="580EC9DC" w14:textId="77777777" w:rsidR="008608F1" w:rsidRPr="009300FF" w:rsidRDefault="00983088" w:rsidP="00EF0DDB">
      <w:pPr>
        <w:pStyle w:val="Heading2"/>
        <w:numPr>
          <w:ilvl w:val="0"/>
          <w:numId w:val="6"/>
        </w:numPr>
      </w:pPr>
      <w:bookmarkStart w:id="8" w:name="__RefHeading__9_917345576"/>
      <w:bookmarkEnd w:id="8"/>
      <w:r w:rsidRPr="009300FF">
        <w:t xml:space="preserve"> </w:t>
      </w:r>
      <w:bookmarkStart w:id="9" w:name="_Toc291709809"/>
      <w:r w:rsidR="008608F1" w:rsidRPr="009300FF">
        <w:t>Descrição do sistema</w:t>
      </w:r>
      <w:bookmarkEnd w:id="9"/>
    </w:p>
    <w:p w14:paraId="4A62D0FE" w14:textId="77777777" w:rsidR="00D3198D" w:rsidRPr="009300FF" w:rsidRDefault="00D3198D" w:rsidP="00D3198D">
      <w:pPr>
        <w:pStyle w:val="NormalWeb"/>
        <w:spacing w:before="0" w:after="0"/>
        <w:ind w:firstLine="708"/>
        <w:rPr>
          <w:rFonts w:cs="Arial"/>
        </w:rPr>
      </w:pPr>
      <w:r>
        <w:rPr>
          <w:rFonts w:cs="Arial"/>
        </w:rPr>
        <w:t>O</w:t>
      </w:r>
      <w:r w:rsidRPr="009300FF">
        <w:rPr>
          <w:rFonts w:cs="Arial"/>
        </w:rPr>
        <w:t xml:space="preserve"> </w:t>
      </w:r>
      <w:proofErr w:type="spellStart"/>
      <w:r w:rsidRPr="009300FF">
        <w:rPr>
          <w:rFonts w:cs="Arial"/>
        </w:rPr>
        <w:t>PegaPraMim</w:t>
      </w:r>
      <w:proofErr w:type="spellEnd"/>
      <w:r w:rsidRPr="009300FF">
        <w:rPr>
          <w:rFonts w:cs="Arial"/>
        </w:rPr>
        <w:t xml:space="preserve"> foi desenvolvido para as pessoas com necessidades em comum</w:t>
      </w:r>
      <w:r>
        <w:rPr>
          <w:rFonts w:cs="Arial"/>
        </w:rPr>
        <w:t xml:space="preserve"> de </w:t>
      </w:r>
      <w:r w:rsidRPr="001E64B2">
        <w:rPr>
          <w:rFonts w:cs="Arial"/>
        </w:rPr>
        <w:t>enviar e receber itens.</w:t>
      </w:r>
    </w:p>
    <w:p w14:paraId="4BF87278" w14:textId="77777777" w:rsidR="00D3198D" w:rsidRPr="009300FF" w:rsidRDefault="00D3198D" w:rsidP="00D3198D">
      <w:pPr>
        <w:pStyle w:val="NormalWeb"/>
        <w:spacing w:before="0" w:after="0"/>
        <w:ind w:firstLine="708"/>
        <w:rPr>
          <w:rFonts w:cs="Arial"/>
        </w:rPr>
      </w:pPr>
      <w:r w:rsidRPr="009300FF">
        <w:rPr>
          <w:rFonts w:cs="Arial"/>
        </w:rPr>
        <w:t>As principais funcionalidades deste sistema são:</w:t>
      </w:r>
    </w:p>
    <w:p w14:paraId="154C4967" w14:textId="77777777" w:rsidR="00D3198D" w:rsidRPr="009300FF" w:rsidRDefault="00D3198D" w:rsidP="00D3198D">
      <w:pPr>
        <w:pStyle w:val="NormalWeb"/>
        <w:numPr>
          <w:ilvl w:val="0"/>
          <w:numId w:val="2"/>
        </w:numPr>
        <w:spacing w:before="0" w:after="0"/>
        <w:rPr>
          <w:rFonts w:cs="Arial"/>
        </w:rPr>
      </w:pPr>
      <w:r w:rsidRPr="009300FF">
        <w:rPr>
          <w:rFonts w:cs="Arial"/>
        </w:rPr>
        <w:t xml:space="preserve">Manter </w:t>
      </w:r>
      <w:r w:rsidRPr="00BE5FDF">
        <w:rPr>
          <w:rFonts w:cs="Arial"/>
        </w:rPr>
        <w:t>cliente</w:t>
      </w:r>
      <w:r w:rsidRPr="009300FF">
        <w:rPr>
          <w:rFonts w:cs="Arial"/>
        </w:rPr>
        <w:t>;</w:t>
      </w:r>
    </w:p>
    <w:p w14:paraId="2AA8A5CC" w14:textId="77777777" w:rsidR="006025E2" w:rsidRDefault="006025E2" w:rsidP="00D3198D">
      <w:pPr>
        <w:pStyle w:val="NormalWeb"/>
        <w:numPr>
          <w:ilvl w:val="0"/>
          <w:numId w:val="2"/>
        </w:numPr>
        <w:spacing w:before="0" w:after="0"/>
        <w:rPr>
          <w:rFonts w:cs="Arial"/>
        </w:rPr>
      </w:pPr>
      <w:r w:rsidRPr="009300FF">
        <w:rPr>
          <w:rFonts w:cs="Arial"/>
        </w:rPr>
        <w:t xml:space="preserve">Busca de </w:t>
      </w:r>
      <w:r>
        <w:rPr>
          <w:rFonts w:cs="Arial"/>
        </w:rPr>
        <w:t>cliente</w:t>
      </w:r>
      <w:r w:rsidRPr="009300FF">
        <w:rPr>
          <w:rFonts w:cs="Arial"/>
        </w:rPr>
        <w:t xml:space="preserve"> por </w:t>
      </w:r>
      <w:proofErr w:type="spellStart"/>
      <w:r w:rsidRPr="009300FF">
        <w:rPr>
          <w:rFonts w:cs="Arial"/>
        </w:rPr>
        <w:t>geolocalização</w:t>
      </w:r>
      <w:proofErr w:type="spellEnd"/>
      <w:r w:rsidR="00270045">
        <w:rPr>
          <w:rFonts w:cs="Arial"/>
        </w:rPr>
        <w:t>;</w:t>
      </w:r>
      <w:r w:rsidRPr="009300FF">
        <w:rPr>
          <w:rFonts w:cs="Arial"/>
        </w:rPr>
        <w:t xml:space="preserve"> </w:t>
      </w:r>
    </w:p>
    <w:p w14:paraId="22ED517D" w14:textId="77777777" w:rsidR="00D3198D" w:rsidRPr="009300FF" w:rsidRDefault="00D3198D" w:rsidP="00D3198D">
      <w:pPr>
        <w:pStyle w:val="NormalWeb"/>
        <w:numPr>
          <w:ilvl w:val="0"/>
          <w:numId w:val="2"/>
        </w:numPr>
        <w:spacing w:before="0" w:after="0"/>
        <w:rPr>
          <w:rFonts w:cs="Arial"/>
        </w:rPr>
      </w:pPr>
      <w:r w:rsidRPr="009300FF">
        <w:rPr>
          <w:rFonts w:cs="Arial"/>
        </w:rPr>
        <w:t>Cadastr</w:t>
      </w:r>
      <w:r>
        <w:rPr>
          <w:rFonts w:cs="Arial"/>
        </w:rPr>
        <w:t xml:space="preserve">o </w:t>
      </w:r>
      <w:r w:rsidRPr="009300FF">
        <w:rPr>
          <w:rFonts w:cs="Arial"/>
        </w:rPr>
        <w:t xml:space="preserve">de </w:t>
      </w:r>
      <w:r>
        <w:rPr>
          <w:rFonts w:cs="Arial"/>
        </w:rPr>
        <w:t>itens a enviar</w:t>
      </w:r>
      <w:r w:rsidRPr="009300FF">
        <w:rPr>
          <w:rFonts w:cs="Arial"/>
        </w:rPr>
        <w:t>;</w:t>
      </w:r>
    </w:p>
    <w:p w14:paraId="055BDBBD" w14:textId="77777777" w:rsidR="00D3198D" w:rsidRPr="009300FF" w:rsidRDefault="00D3198D" w:rsidP="00D3198D">
      <w:pPr>
        <w:pStyle w:val="NormalWeb"/>
        <w:numPr>
          <w:ilvl w:val="0"/>
          <w:numId w:val="2"/>
        </w:numPr>
        <w:spacing w:before="0" w:after="0"/>
        <w:rPr>
          <w:rFonts w:cs="Arial"/>
        </w:rPr>
      </w:pPr>
      <w:r w:rsidRPr="009300FF">
        <w:rPr>
          <w:rFonts w:cs="Arial"/>
        </w:rPr>
        <w:t xml:space="preserve">Envio de mensagem entre </w:t>
      </w:r>
      <w:r>
        <w:rPr>
          <w:rFonts w:cs="Arial"/>
        </w:rPr>
        <w:t>clientes</w:t>
      </w:r>
      <w:r w:rsidRPr="009300FF">
        <w:rPr>
          <w:rFonts w:cs="Arial"/>
        </w:rPr>
        <w:t>;</w:t>
      </w:r>
    </w:p>
    <w:p w14:paraId="3009A566" w14:textId="77777777" w:rsidR="00D3198D" w:rsidRPr="009300FF" w:rsidRDefault="00D3198D" w:rsidP="00D3198D">
      <w:pPr>
        <w:pStyle w:val="NormalWeb"/>
        <w:numPr>
          <w:ilvl w:val="0"/>
          <w:numId w:val="2"/>
        </w:numPr>
        <w:spacing w:before="0" w:after="0"/>
        <w:rPr>
          <w:rFonts w:cs="Arial"/>
        </w:rPr>
      </w:pPr>
      <w:r w:rsidRPr="009300FF">
        <w:rPr>
          <w:rFonts w:cs="Arial"/>
        </w:rPr>
        <w:t xml:space="preserve">Cadastro de comentários e avaliações </w:t>
      </w:r>
      <w:r w:rsidR="005C31A7">
        <w:rPr>
          <w:rFonts w:cs="Arial"/>
        </w:rPr>
        <w:t>de</w:t>
      </w:r>
      <w:r w:rsidRPr="009300FF">
        <w:rPr>
          <w:rFonts w:cs="Arial"/>
        </w:rPr>
        <w:t xml:space="preserve"> </w:t>
      </w:r>
      <w:r>
        <w:rPr>
          <w:rFonts w:cs="Arial"/>
        </w:rPr>
        <w:t>clientes</w:t>
      </w:r>
      <w:r w:rsidRPr="009300FF">
        <w:rPr>
          <w:rFonts w:cs="Arial"/>
        </w:rPr>
        <w:t>;</w:t>
      </w:r>
    </w:p>
    <w:p w14:paraId="7D1AF552" w14:textId="77777777" w:rsidR="00D3198D" w:rsidRDefault="00D3198D" w:rsidP="00D3198D">
      <w:pPr>
        <w:pStyle w:val="NormalWeb"/>
        <w:numPr>
          <w:ilvl w:val="0"/>
          <w:numId w:val="2"/>
        </w:numPr>
        <w:spacing w:before="0" w:after="0"/>
        <w:rPr>
          <w:rFonts w:cs="Arial"/>
        </w:rPr>
      </w:pPr>
      <w:r w:rsidRPr="009300FF">
        <w:rPr>
          <w:rFonts w:cs="Arial"/>
        </w:rPr>
        <w:t xml:space="preserve">Acompanhamento </w:t>
      </w:r>
      <w:r w:rsidR="00DB1DE2">
        <w:rPr>
          <w:rFonts w:cs="Arial"/>
        </w:rPr>
        <w:t>online do cliente</w:t>
      </w:r>
      <w:r w:rsidR="006025E2">
        <w:rPr>
          <w:rFonts w:cs="Arial"/>
        </w:rPr>
        <w:t>;</w:t>
      </w:r>
    </w:p>
    <w:p w14:paraId="0E423EA2" w14:textId="77777777" w:rsidR="006025E2" w:rsidRDefault="00230073" w:rsidP="00D3198D">
      <w:pPr>
        <w:pStyle w:val="NormalWeb"/>
        <w:numPr>
          <w:ilvl w:val="0"/>
          <w:numId w:val="2"/>
        </w:numPr>
        <w:spacing w:before="0" w:after="0"/>
        <w:rPr>
          <w:rFonts w:cs="Arial"/>
        </w:rPr>
      </w:pPr>
      <w:r>
        <w:rPr>
          <w:rFonts w:cs="Arial"/>
        </w:rPr>
        <w:t>Manter Propostas;</w:t>
      </w:r>
    </w:p>
    <w:p w14:paraId="1E697970" w14:textId="7348545B" w:rsidR="00230073" w:rsidRDefault="00B310B7" w:rsidP="00D3198D">
      <w:pPr>
        <w:pStyle w:val="NormalWeb"/>
        <w:numPr>
          <w:ilvl w:val="0"/>
          <w:numId w:val="2"/>
        </w:numPr>
        <w:spacing w:before="0" w:after="0"/>
        <w:rPr>
          <w:rFonts w:cs="Arial"/>
        </w:rPr>
      </w:pPr>
      <w:r>
        <w:rPr>
          <w:rFonts w:cs="Arial"/>
        </w:rPr>
        <w:t>Avaliar d</w:t>
      </w:r>
      <w:r w:rsidR="007913CE">
        <w:rPr>
          <w:rFonts w:cs="Arial"/>
        </w:rPr>
        <w:t>enúncias realizadas</w:t>
      </w:r>
      <w:r w:rsidR="00FB0CF7">
        <w:rPr>
          <w:rFonts w:cs="Arial"/>
        </w:rPr>
        <w:t>;</w:t>
      </w:r>
    </w:p>
    <w:p w14:paraId="4F647416" w14:textId="77777777" w:rsidR="0074633A" w:rsidRPr="009300FF" w:rsidRDefault="0074633A" w:rsidP="00D3198D">
      <w:pPr>
        <w:pStyle w:val="NormalWeb"/>
        <w:numPr>
          <w:ilvl w:val="0"/>
          <w:numId w:val="2"/>
        </w:numPr>
        <w:spacing w:before="0" w:after="0"/>
        <w:rPr>
          <w:rFonts w:cs="Arial"/>
        </w:rPr>
      </w:pPr>
      <w:r>
        <w:rPr>
          <w:rFonts w:cs="Arial"/>
        </w:rPr>
        <w:t>Manter Administradores</w:t>
      </w:r>
      <w:r w:rsidR="00FB0CF7">
        <w:rPr>
          <w:rFonts w:cs="Arial"/>
        </w:rPr>
        <w:t>.</w:t>
      </w:r>
    </w:p>
    <w:p w14:paraId="5BC644E2" w14:textId="77777777" w:rsidR="00D3198D" w:rsidRPr="009300FF" w:rsidRDefault="00D3198D" w:rsidP="00D3198D">
      <w:pPr>
        <w:pStyle w:val="NormalWeb"/>
        <w:spacing w:before="0" w:after="0"/>
        <w:ind w:firstLine="708"/>
        <w:rPr>
          <w:rFonts w:cs="Arial"/>
        </w:rPr>
      </w:pPr>
      <w:r w:rsidRPr="009300FF">
        <w:rPr>
          <w:rFonts w:cs="Arial"/>
        </w:rPr>
        <w:t>A proposta inicial é que o projeto seja utilizado em qualquer lugar</w:t>
      </w:r>
      <w:r>
        <w:rPr>
          <w:rFonts w:cs="Arial"/>
        </w:rPr>
        <w:t xml:space="preserve"> que tenha internet disponível</w:t>
      </w:r>
      <w:r w:rsidRPr="009300FF">
        <w:rPr>
          <w:rFonts w:cs="Arial"/>
        </w:rPr>
        <w:t>. Será desenvolvido na linguagem PHP com banco de dados MYSQL.</w:t>
      </w:r>
    </w:p>
    <w:p w14:paraId="604D8A96" w14:textId="77777777" w:rsidR="00D3198D" w:rsidRPr="009300FF" w:rsidRDefault="00D3198D" w:rsidP="00D3198D">
      <w:pPr>
        <w:pStyle w:val="NormalWeb"/>
        <w:spacing w:before="0" w:after="0"/>
        <w:ind w:left="708"/>
        <w:rPr>
          <w:rFonts w:cs="Arial"/>
        </w:rPr>
      </w:pPr>
      <w:r w:rsidRPr="009300FF">
        <w:rPr>
          <w:rFonts w:cs="Arial"/>
        </w:rPr>
        <w:t>Os principais diferenciais deste sistema são:</w:t>
      </w:r>
    </w:p>
    <w:p w14:paraId="19CA7955" w14:textId="77777777" w:rsidR="00D3198D" w:rsidRPr="009300FF" w:rsidRDefault="00D3198D" w:rsidP="00D3198D">
      <w:pPr>
        <w:pStyle w:val="NormalWeb"/>
        <w:numPr>
          <w:ilvl w:val="0"/>
          <w:numId w:val="3"/>
        </w:numPr>
        <w:spacing w:before="0" w:after="0"/>
        <w:rPr>
          <w:rFonts w:cs="Arial"/>
        </w:rPr>
      </w:pPr>
      <w:r w:rsidRPr="009300FF">
        <w:rPr>
          <w:rFonts w:cs="Arial"/>
        </w:rPr>
        <w:t xml:space="preserve">Acompanhamento </w:t>
      </w:r>
      <w:r w:rsidR="000E0DC6">
        <w:rPr>
          <w:rFonts w:cs="Arial"/>
        </w:rPr>
        <w:t>online do pedido</w:t>
      </w:r>
      <w:r w:rsidRPr="009300FF">
        <w:rPr>
          <w:rFonts w:cs="Arial"/>
        </w:rPr>
        <w:t>;</w:t>
      </w:r>
    </w:p>
    <w:p w14:paraId="079D6762" w14:textId="77777777" w:rsidR="00D3198D" w:rsidRDefault="00D3198D" w:rsidP="00D3198D">
      <w:pPr>
        <w:pStyle w:val="NormalWeb"/>
        <w:numPr>
          <w:ilvl w:val="0"/>
          <w:numId w:val="3"/>
        </w:numPr>
        <w:spacing w:before="0" w:after="0"/>
        <w:rPr>
          <w:rFonts w:cs="Arial"/>
        </w:rPr>
      </w:pPr>
      <w:r>
        <w:rPr>
          <w:rFonts w:cs="Arial"/>
        </w:rPr>
        <w:lastRenderedPageBreak/>
        <w:t xml:space="preserve">Integração com serviços de mapa de </w:t>
      </w:r>
      <w:proofErr w:type="spellStart"/>
      <w:r>
        <w:rPr>
          <w:rFonts w:cs="Arial"/>
        </w:rPr>
        <w:t>geolocalização</w:t>
      </w:r>
      <w:proofErr w:type="spellEnd"/>
      <w:r>
        <w:rPr>
          <w:rFonts w:cs="Arial"/>
        </w:rPr>
        <w:t>;</w:t>
      </w:r>
    </w:p>
    <w:p w14:paraId="3C93C23D" w14:textId="77777777" w:rsidR="0034317C" w:rsidRDefault="00D3198D" w:rsidP="00D3198D">
      <w:pPr>
        <w:pStyle w:val="NormalWeb"/>
        <w:numPr>
          <w:ilvl w:val="0"/>
          <w:numId w:val="3"/>
        </w:numPr>
        <w:spacing w:before="0" w:after="0"/>
        <w:rPr>
          <w:rFonts w:cs="Arial"/>
        </w:rPr>
      </w:pPr>
      <w:r>
        <w:rPr>
          <w:rFonts w:cs="Arial"/>
        </w:rPr>
        <w:t xml:space="preserve">Qualidade </w:t>
      </w:r>
      <w:r w:rsidR="00526B9F">
        <w:rPr>
          <w:rFonts w:cs="Arial"/>
        </w:rPr>
        <w:t>de serviço através da reputação;</w:t>
      </w:r>
    </w:p>
    <w:p w14:paraId="0B8F7B60" w14:textId="77777777" w:rsidR="00526B9F" w:rsidRPr="009300FF" w:rsidRDefault="00526B9F" w:rsidP="00D3198D">
      <w:pPr>
        <w:pStyle w:val="NormalWeb"/>
        <w:numPr>
          <w:ilvl w:val="0"/>
          <w:numId w:val="3"/>
        </w:numPr>
        <w:spacing w:before="0" w:after="0"/>
        <w:rPr>
          <w:rFonts w:cs="Arial"/>
        </w:rPr>
      </w:pPr>
      <w:r>
        <w:rPr>
          <w:rFonts w:cs="Arial"/>
        </w:rPr>
        <w:t>Serviço colaborativo de entrega.</w:t>
      </w:r>
    </w:p>
    <w:p w14:paraId="1A7CC3DB" w14:textId="77777777" w:rsidR="008608F1" w:rsidRPr="009300FF" w:rsidRDefault="008608F1" w:rsidP="00EF0DDB">
      <w:pPr>
        <w:pStyle w:val="Heading1"/>
        <w:numPr>
          <w:ilvl w:val="0"/>
          <w:numId w:val="5"/>
        </w:numPr>
      </w:pPr>
      <w:bookmarkStart w:id="10" w:name="__RefHeading__11_9173455761"/>
      <w:bookmarkStart w:id="11" w:name="_Toc291709810"/>
      <w:r w:rsidRPr="009300FF">
        <w:t>N</w:t>
      </w:r>
      <w:bookmarkEnd w:id="10"/>
      <w:r w:rsidRPr="009300FF">
        <w:t>ECESSIDADES E FUNCIONALIDADES</w:t>
      </w:r>
      <w:bookmarkEnd w:id="11"/>
    </w:p>
    <w:p w14:paraId="3F7261F4" w14:textId="77777777" w:rsidR="008608F1" w:rsidRPr="009300FF" w:rsidRDefault="00983088" w:rsidP="00EF0DDB">
      <w:pPr>
        <w:pStyle w:val="Heading2"/>
        <w:numPr>
          <w:ilvl w:val="0"/>
          <w:numId w:val="7"/>
        </w:numPr>
        <w:rPr>
          <w:bCs/>
        </w:rPr>
      </w:pPr>
      <w:bookmarkStart w:id="12" w:name="__RefHeading__13_9173455761"/>
      <w:r w:rsidRPr="009300FF">
        <w:t xml:space="preserve"> </w:t>
      </w:r>
      <w:bookmarkStart w:id="13" w:name="_Toc291709811"/>
      <w:r w:rsidR="008608F1" w:rsidRPr="009300FF">
        <w:t>R</w:t>
      </w:r>
      <w:bookmarkEnd w:id="12"/>
      <w:r w:rsidR="008608F1" w:rsidRPr="009300FF">
        <w:t xml:space="preserve">elacionadas ao </w:t>
      </w:r>
      <w:r w:rsidR="00D74DB7">
        <w:t>cliente</w:t>
      </w:r>
      <w:bookmarkEnd w:id="13"/>
    </w:p>
    <w:tbl>
      <w:tblPr>
        <w:tblW w:w="9597" w:type="dxa"/>
        <w:tblInd w:w="-32" w:type="dxa"/>
        <w:tblLayout w:type="fixed"/>
        <w:tblCellMar>
          <w:left w:w="70" w:type="dxa"/>
          <w:right w:w="70" w:type="dxa"/>
        </w:tblCellMar>
        <w:tblLook w:val="0000" w:firstRow="0" w:lastRow="0" w:firstColumn="0" w:lastColumn="0" w:noHBand="0" w:noVBand="0"/>
      </w:tblPr>
      <w:tblGrid>
        <w:gridCol w:w="2613"/>
        <w:gridCol w:w="6984"/>
      </w:tblGrid>
      <w:tr w:rsidR="008608F1" w:rsidRPr="009300FF" w14:paraId="3747CFCC" w14:textId="77777777" w:rsidTr="00C93719">
        <w:trPr>
          <w:cantSplit/>
        </w:trPr>
        <w:tc>
          <w:tcPr>
            <w:tcW w:w="2613" w:type="dxa"/>
            <w:tcBorders>
              <w:top w:val="double" w:sz="1" w:space="0" w:color="000000"/>
              <w:left w:val="double" w:sz="1" w:space="0" w:color="000000"/>
              <w:bottom w:val="single" w:sz="4" w:space="0" w:color="000000"/>
            </w:tcBorders>
            <w:shd w:val="clear" w:color="auto" w:fill="auto"/>
          </w:tcPr>
          <w:p w14:paraId="2224ACBA" w14:textId="77777777" w:rsidR="008608F1" w:rsidRPr="009300FF" w:rsidRDefault="008608F1">
            <w:pPr>
              <w:pStyle w:val="Tabela"/>
              <w:snapToGrid w:val="0"/>
              <w:jc w:val="center"/>
              <w:rPr>
                <w:rFonts w:ascii="Arial" w:hAnsi="Arial" w:cs="Arial"/>
                <w:b/>
                <w:bCs/>
              </w:rPr>
            </w:pPr>
            <w:r w:rsidRPr="009300FF">
              <w:rPr>
                <w:rFonts w:ascii="Arial" w:hAnsi="Arial" w:cs="Arial"/>
                <w:b/>
                <w:bCs/>
              </w:rPr>
              <w:t>Necessidade</w:t>
            </w:r>
          </w:p>
        </w:tc>
        <w:tc>
          <w:tcPr>
            <w:tcW w:w="6984" w:type="dxa"/>
            <w:tcBorders>
              <w:top w:val="double" w:sz="1" w:space="0" w:color="000000"/>
              <w:left w:val="single" w:sz="4" w:space="0" w:color="000000"/>
              <w:bottom w:val="single" w:sz="4" w:space="0" w:color="000000"/>
              <w:right w:val="double" w:sz="1" w:space="0" w:color="000000"/>
            </w:tcBorders>
            <w:shd w:val="clear" w:color="auto" w:fill="auto"/>
          </w:tcPr>
          <w:p w14:paraId="7403224D" w14:textId="77777777" w:rsidR="008608F1" w:rsidRPr="009300FF" w:rsidRDefault="008608F1">
            <w:pPr>
              <w:pStyle w:val="Tabela"/>
              <w:snapToGrid w:val="0"/>
              <w:jc w:val="center"/>
              <w:rPr>
                <w:rFonts w:ascii="Arial" w:hAnsi="Arial" w:cs="Arial"/>
              </w:rPr>
            </w:pPr>
            <w:r w:rsidRPr="009300FF">
              <w:rPr>
                <w:rFonts w:ascii="Arial" w:hAnsi="Arial" w:cs="Arial"/>
                <w:b/>
                <w:bCs/>
              </w:rPr>
              <w:t>Funcionalidade</w:t>
            </w:r>
          </w:p>
        </w:tc>
      </w:tr>
      <w:tr w:rsidR="00C93719" w:rsidRPr="009300FF" w14:paraId="2F200B38"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58FB8745" w14:textId="77777777" w:rsidR="00C93719" w:rsidRPr="009300FF" w:rsidRDefault="00C93719" w:rsidP="00170FB9">
            <w:pPr>
              <w:pStyle w:val="Tabela"/>
              <w:snapToGrid w:val="0"/>
              <w:rPr>
                <w:rFonts w:ascii="Arial" w:hAnsi="Arial" w:cs="Arial"/>
              </w:rPr>
            </w:pPr>
            <w:proofErr w:type="spellStart"/>
            <w:r w:rsidRPr="009300FF">
              <w:rPr>
                <w:rFonts w:ascii="Arial" w:hAnsi="Arial" w:cs="Arial"/>
              </w:rPr>
              <w:t>Login</w:t>
            </w:r>
            <w:proofErr w:type="spellEnd"/>
            <w:r w:rsidRPr="009300FF">
              <w:rPr>
                <w:rFonts w:ascii="Arial" w:hAnsi="Arial" w:cs="Arial"/>
              </w:rPr>
              <w:t xml:space="preserve"> no sistema</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4814AD1" w14:textId="77777777" w:rsidR="00C93719" w:rsidRPr="009300FF" w:rsidRDefault="00B01881" w:rsidP="00B01881">
            <w:pPr>
              <w:pStyle w:val="Tabela"/>
              <w:snapToGrid w:val="0"/>
              <w:rPr>
                <w:rFonts w:ascii="Arial" w:hAnsi="Arial" w:cs="Arial"/>
              </w:rPr>
            </w:pPr>
            <w:r>
              <w:rPr>
                <w:rFonts w:ascii="Arial" w:hAnsi="Arial" w:cs="Arial"/>
              </w:rPr>
              <w:t>O c</w:t>
            </w:r>
            <w:r w:rsidR="00C93719">
              <w:rPr>
                <w:rFonts w:ascii="Arial" w:hAnsi="Arial" w:cs="Arial"/>
              </w:rPr>
              <w:t>liente</w:t>
            </w:r>
            <w:r w:rsidR="00C93719" w:rsidRPr="009300FF">
              <w:rPr>
                <w:rFonts w:ascii="Arial" w:hAnsi="Arial" w:cs="Arial"/>
              </w:rPr>
              <w:t xml:space="preserve"> realiza </w:t>
            </w:r>
            <w:proofErr w:type="spellStart"/>
            <w:r w:rsidR="00C93719" w:rsidRPr="009300FF">
              <w:rPr>
                <w:rFonts w:ascii="Arial" w:hAnsi="Arial" w:cs="Arial"/>
              </w:rPr>
              <w:t>login</w:t>
            </w:r>
            <w:proofErr w:type="spellEnd"/>
            <w:r w:rsidR="00C93719" w:rsidRPr="009300FF">
              <w:rPr>
                <w:rFonts w:ascii="Arial" w:hAnsi="Arial" w:cs="Arial"/>
              </w:rPr>
              <w:t xml:space="preserve"> no sistema informando o e-mail e senha.</w:t>
            </w:r>
          </w:p>
        </w:tc>
      </w:tr>
      <w:tr w:rsidR="00C93719" w:rsidRPr="009300FF" w14:paraId="182FAD1E"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7B5B2E45" w14:textId="77777777" w:rsidR="00C93719" w:rsidRPr="009300FF" w:rsidRDefault="00C93719" w:rsidP="00170FB9">
            <w:pPr>
              <w:pStyle w:val="Tabela"/>
              <w:snapToGrid w:val="0"/>
              <w:rPr>
                <w:rFonts w:ascii="Arial" w:hAnsi="Arial" w:cs="Arial"/>
              </w:rPr>
            </w:pPr>
            <w:r w:rsidRPr="009300FF">
              <w:rPr>
                <w:rFonts w:ascii="Arial" w:hAnsi="Arial" w:cs="Arial"/>
              </w:rPr>
              <w:t xml:space="preserve">Manter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40AFF7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realiza seu cadastro informando seu nome, </w:t>
            </w:r>
            <w:proofErr w:type="spellStart"/>
            <w:r>
              <w:rPr>
                <w:rFonts w:ascii="Arial" w:hAnsi="Arial" w:cs="Arial"/>
              </w:rPr>
              <w:t>email</w:t>
            </w:r>
            <w:proofErr w:type="spellEnd"/>
            <w:r>
              <w:rPr>
                <w:rFonts w:ascii="Arial" w:hAnsi="Arial" w:cs="Arial"/>
              </w:rPr>
              <w:t xml:space="preserve"> e senha.</w:t>
            </w:r>
          </w:p>
          <w:p w14:paraId="64F7F99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editar seus dados poster</w:t>
            </w:r>
            <w:r>
              <w:rPr>
                <w:rFonts w:ascii="Arial" w:hAnsi="Arial" w:cs="Arial"/>
              </w:rPr>
              <w:t>iormente</w:t>
            </w:r>
            <w:r w:rsidRPr="009300FF">
              <w:rPr>
                <w:rFonts w:ascii="Arial" w:hAnsi="Arial" w:cs="Arial"/>
              </w:rPr>
              <w:t>.</w:t>
            </w:r>
          </w:p>
        </w:tc>
      </w:tr>
      <w:tr w:rsidR="00C93719" w:rsidRPr="009300FF" w14:paraId="73A8FABE"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78110A66" w14:textId="77777777" w:rsidR="00C93719" w:rsidRPr="009300FF" w:rsidRDefault="00C93719" w:rsidP="00170FB9">
            <w:pPr>
              <w:pStyle w:val="Tabela"/>
              <w:snapToGrid w:val="0"/>
              <w:rPr>
                <w:rFonts w:ascii="Arial" w:hAnsi="Arial" w:cs="Arial"/>
              </w:rPr>
            </w:pPr>
            <w:r w:rsidRPr="009300FF">
              <w:rPr>
                <w:rFonts w:ascii="Arial" w:hAnsi="Arial" w:cs="Arial"/>
              </w:rPr>
              <w:t xml:space="preserve">Busca de </w:t>
            </w:r>
            <w:r>
              <w:rPr>
                <w:rFonts w:ascii="Arial" w:hAnsi="Arial" w:cs="Arial"/>
              </w:rPr>
              <w:t>cliente</w:t>
            </w:r>
            <w:r w:rsidRPr="009300FF">
              <w:rPr>
                <w:rFonts w:ascii="Arial" w:hAnsi="Arial" w:cs="Arial"/>
              </w:rPr>
              <w:t xml:space="preserve"> por </w:t>
            </w:r>
            <w:proofErr w:type="spellStart"/>
            <w:r w:rsidRPr="009300FF">
              <w:rPr>
                <w:rFonts w:ascii="Arial" w:hAnsi="Arial" w:cs="Arial"/>
              </w:rPr>
              <w:t>geolocalização</w:t>
            </w:r>
            <w:proofErr w:type="spellEnd"/>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0C8D53A"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buscar no mapa quem está por perto ou buscar pelo nome do </w:t>
            </w:r>
            <w:r>
              <w:rPr>
                <w:rFonts w:ascii="Arial" w:hAnsi="Arial" w:cs="Arial"/>
              </w:rPr>
              <w:t>cliente</w:t>
            </w:r>
            <w:r w:rsidRPr="009300FF">
              <w:rPr>
                <w:rFonts w:ascii="Arial" w:hAnsi="Arial" w:cs="Arial"/>
              </w:rPr>
              <w:t xml:space="preserve"> ou por determinado endereço.</w:t>
            </w:r>
          </w:p>
        </w:tc>
      </w:tr>
      <w:tr w:rsidR="00C93719" w:rsidRPr="009300FF" w14:paraId="7AD8E74C"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4A841B6" w14:textId="77777777" w:rsidR="00C93719" w:rsidRPr="009300FF" w:rsidRDefault="00C93719" w:rsidP="00170FB9">
            <w:pPr>
              <w:pStyle w:val="Tabela"/>
              <w:snapToGrid w:val="0"/>
              <w:rPr>
                <w:rFonts w:ascii="Arial" w:hAnsi="Arial" w:cs="Arial"/>
              </w:rPr>
            </w:pPr>
            <w:r w:rsidRPr="009300FF">
              <w:rPr>
                <w:rFonts w:ascii="Arial" w:hAnsi="Arial" w:cs="Arial"/>
              </w:rPr>
              <w:t xml:space="preserve">Cadastro de </w:t>
            </w:r>
            <w:r>
              <w:rPr>
                <w:rFonts w:ascii="Arial" w:hAnsi="Arial" w:cs="Arial"/>
              </w:rPr>
              <w:t>itens a enviar</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35EDB22B"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 cadastrar um</w:t>
            </w:r>
            <w:r>
              <w:rPr>
                <w:rFonts w:ascii="Arial" w:hAnsi="Arial" w:cs="Arial"/>
              </w:rPr>
              <w:t xml:space="preserve"> item para envio a um determinado destino</w:t>
            </w:r>
            <w:r w:rsidRPr="009300FF">
              <w:rPr>
                <w:rFonts w:ascii="Arial" w:hAnsi="Arial" w:cs="Arial"/>
              </w:rPr>
              <w:t xml:space="preserve">, que será disparado para os </w:t>
            </w:r>
            <w:r>
              <w:rPr>
                <w:rFonts w:ascii="Arial" w:hAnsi="Arial" w:cs="Arial"/>
              </w:rPr>
              <w:t>clientes</w:t>
            </w:r>
            <w:r w:rsidRPr="009300FF">
              <w:rPr>
                <w:rFonts w:ascii="Arial" w:hAnsi="Arial" w:cs="Arial"/>
              </w:rPr>
              <w:t xml:space="preserve"> que estão por perto</w:t>
            </w:r>
            <w:r>
              <w:rPr>
                <w:rFonts w:ascii="Arial" w:hAnsi="Arial" w:cs="Arial"/>
              </w:rPr>
              <w:t>.</w:t>
            </w:r>
          </w:p>
        </w:tc>
      </w:tr>
      <w:tr w:rsidR="00C93719" w:rsidRPr="009300FF" w14:paraId="251BE088"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6E2E39FB" w14:textId="77777777" w:rsidR="00C93719" w:rsidRPr="009300FF" w:rsidRDefault="00C93719" w:rsidP="00170FB9">
            <w:pPr>
              <w:pStyle w:val="Tabela"/>
              <w:snapToGrid w:val="0"/>
              <w:rPr>
                <w:rFonts w:ascii="Arial" w:hAnsi="Arial" w:cs="Arial"/>
              </w:rPr>
            </w:pPr>
            <w:r w:rsidRPr="009300FF">
              <w:rPr>
                <w:rFonts w:ascii="Arial" w:hAnsi="Arial" w:cs="Arial"/>
              </w:rPr>
              <w:t xml:space="preserve">Envio de mensagem entre </w:t>
            </w:r>
            <w:r>
              <w:rPr>
                <w:rFonts w:ascii="Arial" w:hAnsi="Arial" w:cs="Arial"/>
              </w:rPr>
              <w:t>clientes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E733742"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poderá iniciar uma conversa </w:t>
            </w:r>
            <w:r>
              <w:rPr>
                <w:rFonts w:ascii="Arial" w:hAnsi="Arial" w:cs="Arial"/>
              </w:rPr>
              <w:t>após aprovar uma proposta recebida</w:t>
            </w:r>
            <w:r w:rsidRPr="009300FF">
              <w:rPr>
                <w:rFonts w:ascii="Arial" w:hAnsi="Arial" w:cs="Arial"/>
              </w:rPr>
              <w:t xml:space="preserve"> com os </w:t>
            </w:r>
            <w:r>
              <w:rPr>
                <w:rFonts w:ascii="Arial" w:hAnsi="Arial" w:cs="Arial"/>
              </w:rPr>
              <w:t>clientes</w:t>
            </w:r>
            <w:r w:rsidRPr="009300FF">
              <w:rPr>
                <w:rFonts w:ascii="Arial" w:hAnsi="Arial" w:cs="Arial"/>
              </w:rPr>
              <w:t xml:space="preserve"> do sistema.</w:t>
            </w:r>
          </w:p>
        </w:tc>
      </w:tr>
      <w:tr w:rsidR="00C93719" w:rsidRPr="009300FF" w14:paraId="1AA2950B"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9817721" w14:textId="77777777" w:rsidR="00C93719" w:rsidRPr="009300FF" w:rsidRDefault="00C93719" w:rsidP="00170FB9">
            <w:pPr>
              <w:pStyle w:val="Tabela"/>
              <w:snapToGrid w:val="0"/>
              <w:rPr>
                <w:rFonts w:ascii="Arial" w:hAnsi="Arial" w:cs="Arial"/>
              </w:rPr>
            </w:pPr>
            <w:r w:rsidRPr="009300FF">
              <w:rPr>
                <w:rFonts w:ascii="Arial" w:hAnsi="Arial" w:cs="Arial"/>
              </w:rPr>
              <w:t xml:space="preserve">Cadastro de comentários e avaliações de </w:t>
            </w:r>
            <w:r>
              <w:rPr>
                <w:rFonts w:ascii="Arial" w:hAnsi="Arial" w:cs="Arial"/>
              </w:rPr>
              <w:t>clientes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36C40FE5"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poderá comentar sobre o serviço ou ajuda prestada por outro </w:t>
            </w:r>
            <w:r>
              <w:rPr>
                <w:rFonts w:ascii="Arial" w:hAnsi="Arial" w:cs="Arial"/>
              </w:rPr>
              <w:t>cliente</w:t>
            </w:r>
            <w:r w:rsidRPr="009300FF">
              <w:rPr>
                <w:rFonts w:ascii="Arial" w:hAnsi="Arial" w:cs="Arial"/>
              </w:rPr>
              <w:t xml:space="preserve">, também será possível avaliar aquele </w:t>
            </w:r>
            <w:r>
              <w:rPr>
                <w:rFonts w:ascii="Arial" w:hAnsi="Arial" w:cs="Arial"/>
              </w:rPr>
              <w:t>cliente</w:t>
            </w:r>
            <w:r w:rsidRPr="009300FF">
              <w:rPr>
                <w:rFonts w:ascii="Arial" w:hAnsi="Arial" w:cs="Arial"/>
              </w:rPr>
              <w:t xml:space="preserve"> dando uma nota.</w:t>
            </w:r>
          </w:p>
        </w:tc>
      </w:tr>
      <w:tr w:rsidR="00C93719" w:rsidRPr="009300FF" w14:paraId="7BA2F96C"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6A3C7A18" w14:textId="77777777" w:rsidR="00C93719" w:rsidRPr="009300FF" w:rsidRDefault="00C93719" w:rsidP="00170FB9">
            <w:pPr>
              <w:pStyle w:val="Tabela"/>
              <w:snapToGrid w:val="0"/>
              <w:rPr>
                <w:rFonts w:ascii="Arial" w:hAnsi="Arial" w:cs="Arial"/>
              </w:rPr>
            </w:pPr>
            <w:r w:rsidRPr="009300FF">
              <w:rPr>
                <w:rFonts w:ascii="Arial" w:hAnsi="Arial" w:cs="Arial"/>
              </w:rPr>
              <w:t xml:space="preserve">Acompanhamento </w:t>
            </w:r>
            <w:r>
              <w:rPr>
                <w:rFonts w:ascii="Arial" w:hAnsi="Arial" w:cs="Arial"/>
              </w:rPr>
              <w:t>online</w:t>
            </w:r>
            <w:r w:rsidRPr="009300FF">
              <w:rPr>
                <w:rFonts w:ascii="Arial" w:hAnsi="Arial" w:cs="Arial"/>
              </w:rPr>
              <w:t xml:space="preserve"> do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D24E647" w14:textId="77777777" w:rsidR="00C93719" w:rsidRPr="009300FF" w:rsidRDefault="00C93719" w:rsidP="00170FB9">
            <w:pPr>
              <w:pStyle w:val="Tabela"/>
              <w:snapToGrid w:val="0"/>
              <w:rPr>
                <w:rFonts w:ascii="Arial" w:hAnsi="Arial" w:cs="Arial"/>
              </w:rPr>
            </w:pPr>
            <w:r w:rsidRPr="009300FF">
              <w:rPr>
                <w:rFonts w:ascii="Arial" w:hAnsi="Arial" w:cs="Arial"/>
              </w:rPr>
              <w:t xml:space="preserve">O </w:t>
            </w:r>
            <w:r>
              <w:rPr>
                <w:rFonts w:ascii="Arial" w:hAnsi="Arial" w:cs="Arial"/>
              </w:rPr>
              <w:t>cliente</w:t>
            </w:r>
            <w:r w:rsidRPr="009300FF">
              <w:rPr>
                <w:rFonts w:ascii="Arial" w:hAnsi="Arial" w:cs="Arial"/>
              </w:rPr>
              <w:t xml:space="preserve"> que tiver seu produto com outro </w:t>
            </w:r>
            <w:r>
              <w:rPr>
                <w:rFonts w:ascii="Arial" w:hAnsi="Arial" w:cs="Arial"/>
              </w:rPr>
              <w:t>cliente</w:t>
            </w:r>
            <w:r w:rsidRPr="009300FF">
              <w:rPr>
                <w:rFonts w:ascii="Arial" w:hAnsi="Arial" w:cs="Arial"/>
              </w:rPr>
              <w:t xml:space="preserve"> poderá acompanhar </w:t>
            </w:r>
            <w:r>
              <w:rPr>
                <w:rFonts w:ascii="Arial" w:hAnsi="Arial" w:cs="Arial"/>
              </w:rPr>
              <w:t>online</w:t>
            </w:r>
            <w:r w:rsidRPr="009300FF">
              <w:rPr>
                <w:rFonts w:ascii="Arial" w:hAnsi="Arial" w:cs="Arial"/>
              </w:rPr>
              <w:t xml:space="preserve"> onde o </w:t>
            </w:r>
            <w:r>
              <w:rPr>
                <w:rFonts w:ascii="Arial" w:hAnsi="Arial" w:cs="Arial"/>
              </w:rPr>
              <w:t>cliente</w:t>
            </w:r>
            <w:r w:rsidRPr="009300FF">
              <w:rPr>
                <w:rFonts w:ascii="Arial" w:hAnsi="Arial" w:cs="Arial"/>
              </w:rPr>
              <w:t xml:space="preserve"> que está prestando o serviço ou ajuda se encontra naquele momento. </w:t>
            </w:r>
          </w:p>
        </w:tc>
      </w:tr>
      <w:tr w:rsidR="00C93719" w:rsidRPr="009300FF" w14:paraId="2E8BC45D" w14:textId="77777777" w:rsidTr="00C93719">
        <w:trPr>
          <w:cantSplit/>
        </w:trPr>
        <w:tc>
          <w:tcPr>
            <w:tcW w:w="2613" w:type="dxa"/>
            <w:tcBorders>
              <w:top w:val="single" w:sz="4" w:space="0" w:color="000000"/>
              <w:left w:val="double" w:sz="1" w:space="0" w:color="000000"/>
              <w:bottom w:val="single" w:sz="4" w:space="0" w:color="000000"/>
            </w:tcBorders>
            <w:shd w:val="clear" w:color="auto" w:fill="auto"/>
          </w:tcPr>
          <w:p w14:paraId="364796F3" w14:textId="77777777" w:rsidR="00C93719" w:rsidRPr="009300FF" w:rsidRDefault="00C93719" w:rsidP="00170FB9">
            <w:pPr>
              <w:pStyle w:val="Tabela"/>
              <w:snapToGrid w:val="0"/>
              <w:rPr>
                <w:rFonts w:ascii="Arial" w:hAnsi="Arial" w:cs="Arial"/>
              </w:rPr>
            </w:pPr>
            <w:r>
              <w:rPr>
                <w:rFonts w:ascii="Arial" w:hAnsi="Arial" w:cs="Arial"/>
              </w:rPr>
              <w:t>Configurações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7376C5B6" w14:textId="77777777" w:rsidR="00C93719" w:rsidRPr="009300FF" w:rsidRDefault="00C93719" w:rsidP="00170FB9">
            <w:pPr>
              <w:pStyle w:val="Tabela"/>
              <w:snapToGrid w:val="0"/>
              <w:rPr>
                <w:rFonts w:ascii="Arial" w:hAnsi="Arial" w:cs="Arial"/>
              </w:rPr>
            </w:pPr>
            <w:r>
              <w:rPr>
                <w:rFonts w:ascii="Arial" w:hAnsi="Arial" w:cs="Arial"/>
              </w:rPr>
              <w:t>O cliente pode editar as configurações disponíveis para uso como: Valor por Quilômetro e Distância Máxima.</w:t>
            </w:r>
          </w:p>
        </w:tc>
      </w:tr>
      <w:tr w:rsidR="007518FB" w:rsidRPr="009300FF" w14:paraId="69D810AE" w14:textId="77777777" w:rsidTr="00C93719">
        <w:trPr>
          <w:cantSplit/>
        </w:trPr>
        <w:tc>
          <w:tcPr>
            <w:tcW w:w="2613" w:type="dxa"/>
            <w:tcBorders>
              <w:top w:val="single" w:sz="4" w:space="0" w:color="000000"/>
              <w:left w:val="double" w:sz="1" w:space="0" w:color="000000"/>
              <w:bottom w:val="double" w:sz="1" w:space="0" w:color="000000"/>
            </w:tcBorders>
            <w:shd w:val="clear" w:color="auto" w:fill="auto"/>
          </w:tcPr>
          <w:p w14:paraId="42F8F755" w14:textId="77777777" w:rsidR="007518FB" w:rsidRPr="00F1730C" w:rsidRDefault="007518FB">
            <w:pPr>
              <w:pStyle w:val="Tabela"/>
              <w:snapToGrid w:val="0"/>
              <w:rPr>
                <w:rFonts w:ascii="Arial" w:hAnsi="Arial" w:cs="Arial"/>
              </w:rPr>
            </w:pPr>
            <w:r w:rsidRPr="00F1730C">
              <w:rPr>
                <w:rFonts w:ascii="Arial" w:hAnsi="Arial" w:cs="Arial"/>
              </w:rPr>
              <w:t>Manter Propostas</w:t>
            </w:r>
          </w:p>
        </w:tc>
        <w:tc>
          <w:tcPr>
            <w:tcW w:w="6984" w:type="dxa"/>
            <w:tcBorders>
              <w:top w:val="single" w:sz="4" w:space="0" w:color="000000"/>
              <w:left w:val="single" w:sz="4" w:space="0" w:color="000000"/>
              <w:bottom w:val="double" w:sz="1" w:space="0" w:color="000000"/>
              <w:right w:val="double" w:sz="1" w:space="0" w:color="000000"/>
            </w:tcBorders>
            <w:shd w:val="clear" w:color="auto" w:fill="auto"/>
          </w:tcPr>
          <w:p w14:paraId="64353FA9" w14:textId="77777777" w:rsidR="007518FB" w:rsidRPr="00F1730C" w:rsidRDefault="007518FB" w:rsidP="00372F2D">
            <w:pPr>
              <w:pStyle w:val="Tabela"/>
              <w:snapToGrid w:val="0"/>
              <w:rPr>
                <w:rFonts w:ascii="Arial" w:hAnsi="Arial" w:cs="Arial"/>
              </w:rPr>
            </w:pPr>
            <w:r w:rsidRPr="00F1730C">
              <w:rPr>
                <w:rFonts w:ascii="Arial" w:hAnsi="Arial" w:cs="Arial"/>
              </w:rPr>
              <w:t xml:space="preserve">O </w:t>
            </w:r>
            <w:r w:rsidR="00C93719" w:rsidRPr="00F1730C">
              <w:rPr>
                <w:rFonts w:ascii="Arial" w:hAnsi="Arial" w:cs="Arial"/>
              </w:rPr>
              <w:t>cliente</w:t>
            </w:r>
            <w:r w:rsidR="00F1730C">
              <w:rPr>
                <w:rFonts w:ascii="Arial" w:hAnsi="Arial" w:cs="Arial"/>
              </w:rPr>
              <w:t xml:space="preserve"> pode ver</w:t>
            </w:r>
            <w:r w:rsidR="00372F2D">
              <w:rPr>
                <w:rFonts w:ascii="Arial" w:hAnsi="Arial" w:cs="Arial"/>
              </w:rPr>
              <w:t xml:space="preserve"> e denunciar</w:t>
            </w:r>
            <w:r w:rsidR="00F1730C">
              <w:rPr>
                <w:rFonts w:ascii="Arial" w:hAnsi="Arial" w:cs="Arial"/>
              </w:rPr>
              <w:t xml:space="preserve"> as propostas dos itens que foram cadastrados</w:t>
            </w:r>
            <w:r w:rsidR="00372F2D">
              <w:rPr>
                <w:rFonts w:ascii="Arial" w:hAnsi="Arial" w:cs="Arial"/>
              </w:rPr>
              <w:t>.</w:t>
            </w:r>
          </w:p>
        </w:tc>
      </w:tr>
    </w:tbl>
    <w:p w14:paraId="2104DEB2" w14:textId="77777777" w:rsidR="008608F1" w:rsidRDefault="008608F1">
      <w:pPr>
        <w:rPr>
          <w:rFonts w:cs="Arial"/>
        </w:rPr>
      </w:pPr>
    </w:p>
    <w:p w14:paraId="52E01354" w14:textId="77777777" w:rsidR="00563FD3" w:rsidRPr="009300FF" w:rsidRDefault="00563FD3" w:rsidP="00563FD3">
      <w:pPr>
        <w:pStyle w:val="Heading2"/>
        <w:numPr>
          <w:ilvl w:val="0"/>
          <w:numId w:val="7"/>
        </w:numPr>
        <w:rPr>
          <w:bCs/>
        </w:rPr>
      </w:pPr>
      <w:bookmarkStart w:id="14" w:name="_Toc291709812"/>
      <w:r w:rsidRPr="009300FF">
        <w:t>Relacionadas ao</w:t>
      </w:r>
      <w:r>
        <w:rPr>
          <w:bCs/>
        </w:rPr>
        <w:t xml:space="preserve"> ADMINISTRADOR</w:t>
      </w:r>
      <w:bookmarkEnd w:id="14"/>
    </w:p>
    <w:tbl>
      <w:tblPr>
        <w:tblW w:w="9597" w:type="dxa"/>
        <w:tblInd w:w="-32" w:type="dxa"/>
        <w:tblLayout w:type="fixed"/>
        <w:tblCellMar>
          <w:left w:w="70" w:type="dxa"/>
          <w:right w:w="70" w:type="dxa"/>
        </w:tblCellMar>
        <w:tblLook w:val="0000" w:firstRow="0" w:lastRow="0" w:firstColumn="0" w:lastColumn="0" w:noHBand="0" w:noVBand="0"/>
      </w:tblPr>
      <w:tblGrid>
        <w:gridCol w:w="2613"/>
        <w:gridCol w:w="6984"/>
      </w:tblGrid>
      <w:tr w:rsidR="00563FD3" w:rsidRPr="009300FF" w14:paraId="7D7C9E10" w14:textId="77777777" w:rsidTr="00170FB9">
        <w:trPr>
          <w:cantSplit/>
        </w:trPr>
        <w:tc>
          <w:tcPr>
            <w:tcW w:w="2613" w:type="dxa"/>
            <w:tcBorders>
              <w:top w:val="double" w:sz="1" w:space="0" w:color="000000"/>
              <w:left w:val="double" w:sz="1" w:space="0" w:color="000000"/>
              <w:bottom w:val="single" w:sz="4" w:space="0" w:color="000000"/>
            </w:tcBorders>
            <w:shd w:val="clear" w:color="auto" w:fill="auto"/>
          </w:tcPr>
          <w:p w14:paraId="79524DFC" w14:textId="77777777" w:rsidR="00563FD3" w:rsidRPr="009300FF" w:rsidRDefault="00563FD3" w:rsidP="00170FB9">
            <w:pPr>
              <w:pStyle w:val="Tabela"/>
              <w:snapToGrid w:val="0"/>
              <w:jc w:val="center"/>
              <w:rPr>
                <w:rFonts w:ascii="Arial" w:hAnsi="Arial" w:cs="Arial"/>
                <w:b/>
                <w:bCs/>
              </w:rPr>
            </w:pPr>
            <w:r w:rsidRPr="009300FF">
              <w:rPr>
                <w:rFonts w:ascii="Arial" w:hAnsi="Arial" w:cs="Arial"/>
                <w:b/>
                <w:bCs/>
              </w:rPr>
              <w:t>Necessidade</w:t>
            </w:r>
          </w:p>
        </w:tc>
        <w:tc>
          <w:tcPr>
            <w:tcW w:w="6984" w:type="dxa"/>
            <w:tcBorders>
              <w:top w:val="double" w:sz="1" w:space="0" w:color="000000"/>
              <w:left w:val="single" w:sz="4" w:space="0" w:color="000000"/>
              <w:bottom w:val="single" w:sz="4" w:space="0" w:color="000000"/>
              <w:right w:val="double" w:sz="1" w:space="0" w:color="000000"/>
            </w:tcBorders>
            <w:shd w:val="clear" w:color="auto" w:fill="auto"/>
          </w:tcPr>
          <w:p w14:paraId="6586BFE5" w14:textId="77777777" w:rsidR="00563FD3" w:rsidRPr="009300FF" w:rsidRDefault="00563FD3" w:rsidP="00170FB9">
            <w:pPr>
              <w:pStyle w:val="Tabela"/>
              <w:snapToGrid w:val="0"/>
              <w:jc w:val="center"/>
              <w:rPr>
                <w:rFonts w:ascii="Arial" w:hAnsi="Arial" w:cs="Arial"/>
              </w:rPr>
            </w:pPr>
            <w:r w:rsidRPr="009300FF">
              <w:rPr>
                <w:rFonts w:ascii="Arial" w:hAnsi="Arial" w:cs="Arial"/>
                <w:b/>
                <w:bCs/>
              </w:rPr>
              <w:t>Funcionalidade</w:t>
            </w:r>
          </w:p>
        </w:tc>
      </w:tr>
      <w:tr w:rsidR="00563FD3" w:rsidRPr="009300FF" w14:paraId="4AF54D26"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30C8BEE7" w14:textId="77777777" w:rsidR="00563FD3" w:rsidRPr="009300FF" w:rsidRDefault="00563FD3" w:rsidP="00170FB9">
            <w:pPr>
              <w:pStyle w:val="Tabela"/>
              <w:snapToGrid w:val="0"/>
              <w:rPr>
                <w:rFonts w:ascii="Arial" w:hAnsi="Arial" w:cs="Arial"/>
              </w:rPr>
            </w:pPr>
            <w:proofErr w:type="spellStart"/>
            <w:r w:rsidRPr="009300FF">
              <w:rPr>
                <w:rFonts w:ascii="Arial" w:hAnsi="Arial" w:cs="Arial"/>
              </w:rPr>
              <w:t>Login</w:t>
            </w:r>
            <w:proofErr w:type="spellEnd"/>
            <w:r w:rsidRPr="009300FF">
              <w:rPr>
                <w:rFonts w:ascii="Arial" w:hAnsi="Arial" w:cs="Arial"/>
              </w:rPr>
              <w:t xml:space="preserve"> no sistema</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0507DC2" w14:textId="77777777" w:rsidR="00563FD3" w:rsidRPr="009300FF" w:rsidRDefault="005F2AB5" w:rsidP="00170FB9">
            <w:pPr>
              <w:pStyle w:val="Tabela"/>
              <w:snapToGrid w:val="0"/>
              <w:rPr>
                <w:rFonts w:ascii="Arial" w:hAnsi="Arial" w:cs="Arial"/>
              </w:rPr>
            </w:pPr>
            <w:r>
              <w:rPr>
                <w:rFonts w:ascii="Arial" w:hAnsi="Arial" w:cs="Arial"/>
              </w:rPr>
              <w:t>O a</w:t>
            </w:r>
            <w:r w:rsidR="00563FD3">
              <w:rPr>
                <w:rFonts w:ascii="Arial" w:hAnsi="Arial" w:cs="Arial"/>
              </w:rPr>
              <w:t>dministrador</w:t>
            </w:r>
            <w:r w:rsidR="00563FD3" w:rsidRPr="009300FF">
              <w:rPr>
                <w:rFonts w:ascii="Arial" w:hAnsi="Arial" w:cs="Arial"/>
              </w:rPr>
              <w:t xml:space="preserve"> realiza </w:t>
            </w:r>
            <w:proofErr w:type="spellStart"/>
            <w:r w:rsidR="00563FD3" w:rsidRPr="009300FF">
              <w:rPr>
                <w:rFonts w:ascii="Arial" w:hAnsi="Arial" w:cs="Arial"/>
              </w:rPr>
              <w:t>login</w:t>
            </w:r>
            <w:proofErr w:type="spellEnd"/>
            <w:r w:rsidR="00563FD3" w:rsidRPr="009300FF">
              <w:rPr>
                <w:rFonts w:ascii="Arial" w:hAnsi="Arial" w:cs="Arial"/>
              </w:rPr>
              <w:t xml:space="preserve"> no sistema informando o e-mail e senha.</w:t>
            </w:r>
          </w:p>
        </w:tc>
      </w:tr>
      <w:tr w:rsidR="00563FD3" w:rsidRPr="009300FF" w14:paraId="2DE40815"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3F9D8432" w14:textId="77777777" w:rsidR="00563FD3" w:rsidRPr="009300FF" w:rsidRDefault="00563FD3" w:rsidP="00170FB9">
            <w:pPr>
              <w:pStyle w:val="Tabela"/>
              <w:snapToGrid w:val="0"/>
              <w:rPr>
                <w:rFonts w:ascii="Arial" w:hAnsi="Arial" w:cs="Arial"/>
              </w:rPr>
            </w:pPr>
            <w:r w:rsidRPr="009300FF">
              <w:rPr>
                <w:rFonts w:ascii="Arial" w:hAnsi="Arial" w:cs="Arial"/>
              </w:rPr>
              <w:t xml:space="preserve">Manter </w:t>
            </w:r>
            <w:r>
              <w:rPr>
                <w:rFonts w:ascii="Arial" w:hAnsi="Arial" w:cs="Arial"/>
              </w:rPr>
              <w:t>cliente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18E54064" w14:textId="77777777" w:rsidR="00563FD3" w:rsidRPr="009300FF" w:rsidRDefault="00563FD3" w:rsidP="00170FB9">
            <w:pPr>
              <w:pStyle w:val="Tabela"/>
              <w:snapToGrid w:val="0"/>
              <w:rPr>
                <w:rFonts w:ascii="Arial" w:hAnsi="Arial" w:cs="Arial"/>
              </w:rPr>
            </w:pPr>
            <w:r w:rsidRPr="009300FF">
              <w:rPr>
                <w:rFonts w:ascii="Arial" w:hAnsi="Arial" w:cs="Arial"/>
              </w:rPr>
              <w:t xml:space="preserve">O </w:t>
            </w:r>
            <w:r>
              <w:rPr>
                <w:rFonts w:ascii="Arial" w:hAnsi="Arial" w:cs="Arial"/>
              </w:rPr>
              <w:t>administrador</w:t>
            </w:r>
            <w:r w:rsidRPr="009300FF">
              <w:rPr>
                <w:rFonts w:ascii="Arial" w:hAnsi="Arial" w:cs="Arial"/>
              </w:rPr>
              <w:t xml:space="preserve"> </w:t>
            </w:r>
            <w:r w:rsidR="00814F8D">
              <w:rPr>
                <w:rFonts w:ascii="Arial" w:hAnsi="Arial" w:cs="Arial"/>
              </w:rPr>
              <w:t>poderá editar e excluir clientes cadastrados no sistema.</w:t>
            </w:r>
          </w:p>
        </w:tc>
      </w:tr>
      <w:tr w:rsidR="00563FD3" w:rsidRPr="009300FF" w14:paraId="4A595C52"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2016D99C" w14:textId="77777777" w:rsidR="00563FD3" w:rsidRPr="00CD59BF" w:rsidRDefault="009B38AB" w:rsidP="00170FB9">
            <w:pPr>
              <w:pStyle w:val="Tabela"/>
              <w:snapToGrid w:val="0"/>
              <w:rPr>
                <w:rFonts w:ascii="Arial" w:hAnsi="Arial" w:cs="Arial"/>
              </w:rPr>
            </w:pPr>
            <w:r>
              <w:rPr>
                <w:rFonts w:ascii="Arial" w:hAnsi="Arial" w:cs="Arial"/>
              </w:rPr>
              <w:t>Denú</w:t>
            </w:r>
            <w:r w:rsidR="00563FD3" w:rsidRPr="00CD59BF">
              <w:rPr>
                <w:rFonts w:ascii="Arial" w:hAnsi="Arial" w:cs="Arial"/>
              </w:rPr>
              <w:t>ncia</w:t>
            </w:r>
            <w:r w:rsidR="005F2AB5">
              <w:rPr>
                <w:rFonts w:ascii="Arial" w:hAnsi="Arial" w:cs="Arial"/>
              </w:rPr>
              <w:t>s realizadas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7A6F031" w14:textId="77777777" w:rsidR="00563FD3" w:rsidRPr="009300FF" w:rsidRDefault="005F2AB5" w:rsidP="0038215A">
            <w:pPr>
              <w:pStyle w:val="Tabela"/>
              <w:snapToGrid w:val="0"/>
              <w:rPr>
                <w:rFonts w:ascii="Arial" w:hAnsi="Arial" w:cs="Arial"/>
              </w:rPr>
            </w:pPr>
            <w:r>
              <w:rPr>
                <w:rFonts w:ascii="Arial" w:hAnsi="Arial" w:cs="Arial"/>
              </w:rPr>
              <w:t xml:space="preserve">O administrador </w:t>
            </w:r>
            <w:r w:rsidR="00243B10">
              <w:rPr>
                <w:rFonts w:ascii="Arial" w:hAnsi="Arial" w:cs="Arial"/>
              </w:rPr>
              <w:t>verificar</w:t>
            </w:r>
            <w:r w:rsidR="0038215A">
              <w:rPr>
                <w:rFonts w:ascii="Arial" w:hAnsi="Arial" w:cs="Arial"/>
              </w:rPr>
              <w:t>á</w:t>
            </w:r>
            <w:r w:rsidR="00243B10">
              <w:rPr>
                <w:rFonts w:ascii="Arial" w:hAnsi="Arial" w:cs="Arial"/>
              </w:rPr>
              <w:t xml:space="preserve"> as denúncias</w:t>
            </w:r>
            <w:r w:rsidR="0038215A">
              <w:rPr>
                <w:rFonts w:ascii="Arial" w:hAnsi="Arial" w:cs="Arial"/>
              </w:rPr>
              <w:t xml:space="preserve"> realizadas</w:t>
            </w:r>
            <w:r w:rsidR="00243B10">
              <w:rPr>
                <w:rFonts w:ascii="Arial" w:hAnsi="Arial" w:cs="Arial"/>
              </w:rPr>
              <w:t>, avaliar quais são pertinentes,</w:t>
            </w:r>
            <w:r w:rsidR="0038215A">
              <w:rPr>
                <w:rFonts w:ascii="Arial" w:hAnsi="Arial" w:cs="Arial"/>
              </w:rPr>
              <w:t xml:space="preserve"> podendo confirmá-la retirando </w:t>
            </w:r>
            <w:r w:rsidR="00243B10">
              <w:rPr>
                <w:rFonts w:ascii="Arial" w:hAnsi="Arial" w:cs="Arial"/>
              </w:rPr>
              <w:t>o item do sistema</w:t>
            </w:r>
            <w:r w:rsidR="0038215A">
              <w:rPr>
                <w:rFonts w:ascii="Arial" w:hAnsi="Arial" w:cs="Arial"/>
              </w:rPr>
              <w:t xml:space="preserve"> ou cancelá-la, removendo-a.</w:t>
            </w:r>
          </w:p>
        </w:tc>
      </w:tr>
      <w:tr w:rsidR="00CF5AF5" w:rsidRPr="009300FF" w14:paraId="5E360568"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61378B6E" w14:textId="77777777" w:rsidR="00CF5AF5" w:rsidRPr="009300FF" w:rsidRDefault="00CF5AF5" w:rsidP="0074633A">
            <w:pPr>
              <w:pStyle w:val="Tabela"/>
              <w:snapToGrid w:val="0"/>
              <w:rPr>
                <w:rFonts w:ascii="Arial" w:hAnsi="Arial" w:cs="Arial"/>
              </w:rPr>
            </w:pPr>
            <w:r>
              <w:rPr>
                <w:rFonts w:ascii="Arial" w:hAnsi="Arial" w:cs="Arial"/>
              </w:rPr>
              <w:t>Gráfico de Quantidade de Itens cadastrados por período.</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AECEC67" w14:textId="77777777" w:rsidR="00CF5AF5" w:rsidRPr="009300FF" w:rsidRDefault="00CF5AF5" w:rsidP="000F15DC">
            <w:pPr>
              <w:pStyle w:val="Tabela"/>
              <w:snapToGrid w:val="0"/>
              <w:rPr>
                <w:rFonts w:ascii="Arial" w:hAnsi="Arial" w:cs="Arial"/>
              </w:rPr>
            </w:pPr>
            <w:r>
              <w:rPr>
                <w:rFonts w:ascii="Arial" w:hAnsi="Arial" w:cs="Arial"/>
              </w:rPr>
              <w:t>O administrador informa um período e o sistema exibe gráfico contendo a quantidade de itens cadastrados</w:t>
            </w:r>
            <w:r w:rsidR="001D7C11">
              <w:rPr>
                <w:rFonts w:ascii="Arial" w:hAnsi="Arial" w:cs="Arial"/>
              </w:rPr>
              <w:t>.</w:t>
            </w:r>
          </w:p>
        </w:tc>
      </w:tr>
      <w:tr w:rsidR="00DA3D45" w:rsidRPr="009300FF" w14:paraId="5555864B"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597A4663" w14:textId="77777777" w:rsidR="00DA3D45" w:rsidRPr="009300FF" w:rsidRDefault="00DA3D45" w:rsidP="00DA3D45">
            <w:pPr>
              <w:pStyle w:val="Tabela"/>
              <w:snapToGrid w:val="0"/>
              <w:rPr>
                <w:rFonts w:ascii="Arial" w:hAnsi="Arial" w:cs="Arial"/>
              </w:rPr>
            </w:pPr>
            <w:r>
              <w:rPr>
                <w:rFonts w:ascii="Arial" w:hAnsi="Arial" w:cs="Arial"/>
              </w:rPr>
              <w:t>Gráfico de Quantidade de clientes cadastrados por período.</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2EB3B7A" w14:textId="77777777" w:rsidR="00DA3D45" w:rsidRPr="009300FF" w:rsidRDefault="00DA3D45" w:rsidP="000F15DC">
            <w:pPr>
              <w:pStyle w:val="Tabela"/>
              <w:snapToGrid w:val="0"/>
              <w:rPr>
                <w:rFonts w:ascii="Arial" w:hAnsi="Arial" w:cs="Arial"/>
              </w:rPr>
            </w:pPr>
            <w:r>
              <w:rPr>
                <w:rFonts w:ascii="Arial" w:hAnsi="Arial" w:cs="Arial"/>
              </w:rPr>
              <w:t>O administrador informa um perío</w:t>
            </w:r>
            <w:r w:rsidR="000F15DC">
              <w:rPr>
                <w:rFonts w:ascii="Arial" w:hAnsi="Arial" w:cs="Arial"/>
              </w:rPr>
              <w:t xml:space="preserve">do e o sistema exibe gráfico </w:t>
            </w:r>
            <w:r>
              <w:rPr>
                <w:rFonts w:ascii="Arial" w:hAnsi="Arial" w:cs="Arial"/>
              </w:rPr>
              <w:t xml:space="preserve">contendo a quantidade de </w:t>
            </w:r>
            <w:r w:rsidR="00A32AA9">
              <w:rPr>
                <w:rFonts w:ascii="Arial" w:hAnsi="Arial" w:cs="Arial"/>
              </w:rPr>
              <w:t>clientes</w:t>
            </w:r>
            <w:r>
              <w:rPr>
                <w:rFonts w:ascii="Arial" w:hAnsi="Arial" w:cs="Arial"/>
              </w:rPr>
              <w:t xml:space="preserve"> cadastrados.</w:t>
            </w:r>
          </w:p>
        </w:tc>
      </w:tr>
      <w:tr w:rsidR="00102BBA" w:rsidRPr="009300FF" w14:paraId="0CD2AC01" w14:textId="77777777" w:rsidTr="0074633A">
        <w:trPr>
          <w:cantSplit/>
        </w:trPr>
        <w:tc>
          <w:tcPr>
            <w:tcW w:w="2613" w:type="dxa"/>
            <w:tcBorders>
              <w:top w:val="single" w:sz="4" w:space="0" w:color="000000"/>
              <w:left w:val="double" w:sz="1" w:space="0" w:color="000000"/>
              <w:bottom w:val="single" w:sz="4" w:space="0" w:color="000000"/>
            </w:tcBorders>
            <w:shd w:val="clear" w:color="auto" w:fill="auto"/>
          </w:tcPr>
          <w:p w14:paraId="4D0DD651" w14:textId="77777777" w:rsidR="00102BBA" w:rsidRPr="009300FF" w:rsidRDefault="00102BBA" w:rsidP="0074633A">
            <w:pPr>
              <w:pStyle w:val="Tabela"/>
              <w:snapToGrid w:val="0"/>
              <w:rPr>
                <w:rFonts w:ascii="Arial" w:hAnsi="Arial" w:cs="Arial"/>
              </w:rPr>
            </w:pPr>
            <w:r>
              <w:rPr>
                <w:rFonts w:ascii="Arial" w:hAnsi="Arial" w:cs="Arial"/>
              </w:rPr>
              <w:lastRenderedPageBreak/>
              <w:t>Gráfico de Itens com maior número de propostas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26E3D0EC" w14:textId="77777777" w:rsidR="00102BBA" w:rsidRPr="009300FF" w:rsidRDefault="00102BBA" w:rsidP="000F15DC">
            <w:pPr>
              <w:pStyle w:val="Tabela"/>
              <w:snapToGrid w:val="0"/>
              <w:rPr>
                <w:rFonts w:ascii="Arial" w:hAnsi="Arial" w:cs="Arial"/>
              </w:rPr>
            </w:pPr>
            <w:r>
              <w:rPr>
                <w:rFonts w:ascii="Arial" w:hAnsi="Arial" w:cs="Arial"/>
              </w:rPr>
              <w:t>O administrador visualizará um gráfico com os 10 itens que receberam a maior quantidade de propostas.</w:t>
            </w:r>
          </w:p>
        </w:tc>
      </w:tr>
      <w:tr w:rsidR="00563FD3" w:rsidRPr="009300FF" w14:paraId="66ABAEDA"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091D53AB" w14:textId="77777777" w:rsidR="00563FD3" w:rsidRPr="009300FF" w:rsidRDefault="00CF5AF5" w:rsidP="0029322E">
            <w:pPr>
              <w:pStyle w:val="Tabela"/>
              <w:snapToGrid w:val="0"/>
              <w:rPr>
                <w:rFonts w:ascii="Arial" w:hAnsi="Arial" w:cs="Arial"/>
              </w:rPr>
            </w:pPr>
            <w:r>
              <w:rPr>
                <w:rFonts w:ascii="Arial" w:hAnsi="Arial" w:cs="Arial"/>
              </w:rPr>
              <w:t xml:space="preserve">Gráfico </w:t>
            </w:r>
            <w:r w:rsidR="0029322E">
              <w:rPr>
                <w:rFonts w:ascii="Arial" w:hAnsi="Arial" w:cs="Arial"/>
              </w:rPr>
              <w:t>de clientes por cidade</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451F8E87" w14:textId="77777777" w:rsidR="00563FD3" w:rsidRPr="009300FF" w:rsidRDefault="001D7C11" w:rsidP="000F15DC">
            <w:pPr>
              <w:pStyle w:val="Tabela"/>
              <w:snapToGrid w:val="0"/>
              <w:rPr>
                <w:rFonts w:ascii="Arial" w:hAnsi="Arial" w:cs="Arial"/>
              </w:rPr>
            </w:pPr>
            <w:r>
              <w:rPr>
                <w:rFonts w:ascii="Arial" w:hAnsi="Arial" w:cs="Arial"/>
              </w:rPr>
              <w:t xml:space="preserve">O administrador </w:t>
            </w:r>
            <w:r w:rsidR="00367BBB">
              <w:rPr>
                <w:rFonts w:ascii="Arial" w:hAnsi="Arial" w:cs="Arial"/>
              </w:rPr>
              <w:t xml:space="preserve">visualizará um gráfico </w:t>
            </w:r>
            <w:r w:rsidR="0029322E">
              <w:rPr>
                <w:rFonts w:ascii="Arial" w:hAnsi="Arial" w:cs="Arial"/>
              </w:rPr>
              <w:t>exibindo a quantidade total de clientes cadastrados por cidade.</w:t>
            </w:r>
          </w:p>
        </w:tc>
      </w:tr>
      <w:tr w:rsidR="00FB0CF7" w:rsidRPr="009300FF" w14:paraId="141ABCC4" w14:textId="77777777" w:rsidTr="00170FB9">
        <w:trPr>
          <w:cantSplit/>
        </w:trPr>
        <w:tc>
          <w:tcPr>
            <w:tcW w:w="2613" w:type="dxa"/>
            <w:tcBorders>
              <w:top w:val="single" w:sz="4" w:space="0" w:color="000000"/>
              <w:left w:val="double" w:sz="1" w:space="0" w:color="000000"/>
              <w:bottom w:val="single" w:sz="4" w:space="0" w:color="000000"/>
            </w:tcBorders>
            <w:shd w:val="clear" w:color="auto" w:fill="auto"/>
          </w:tcPr>
          <w:p w14:paraId="635FCAEB" w14:textId="77777777" w:rsidR="00FB0CF7" w:rsidRDefault="00FB0CF7" w:rsidP="0029322E">
            <w:pPr>
              <w:pStyle w:val="Tabela"/>
              <w:snapToGrid w:val="0"/>
              <w:rPr>
                <w:rFonts w:ascii="Arial" w:hAnsi="Arial" w:cs="Arial"/>
              </w:rPr>
            </w:pPr>
            <w:r>
              <w:rPr>
                <w:rFonts w:ascii="Arial" w:hAnsi="Arial" w:cs="Arial"/>
              </w:rPr>
              <w:t>Manter Administradores</w:t>
            </w:r>
          </w:p>
        </w:tc>
        <w:tc>
          <w:tcPr>
            <w:tcW w:w="6984" w:type="dxa"/>
            <w:tcBorders>
              <w:top w:val="single" w:sz="4" w:space="0" w:color="000000"/>
              <w:left w:val="single" w:sz="4" w:space="0" w:color="000000"/>
              <w:bottom w:val="single" w:sz="4" w:space="0" w:color="000000"/>
              <w:right w:val="double" w:sz="1" w:space="0" w:color="000000"/>
            </w:tcBorders>
            <w:shd w:val="clear" w:color="auto" w:fill="auto"/>
          </w:tcPr>
          <w:p w14:paraId="6CF87E86" w14:textId="77777777" w:rsidR="00FB0CF7" w:rsidRDefault="00FB0CF7" w:rsidP="00FB0CF7">
            <w:pPr>
              <w:pStyle w:val="Tabela"/>
              <w:snapToGrid w:val="0"/>
              <w:rPr>
                <w:rFonts w:ascii="Arial" w:hAnsi="Arial" w:cs="Arial"/>
              </w:rPr>
            </w:pPr>
            <w:r w:rsidRPr="009300FF">
              <w:rPr>
                <w:rFonts w:ascii="Arial" w:hAnsi="Arial" w:cs="Arial"/>
              </w:rPr>
              <w:t xml:space="preserve">O </w:t>
            </w:r>
            <w:r>
              <w:rPr>
                <w:rFonts w:ascii="Arial" w:hAnsi="Arial" w:cs="Arial"/>
              </w:rPr>
              <w:t>administrador</w:t>
            </w:r>
            <w:r w:rsidRPr="009300FF">
              <w:rPr>
                <w:rFonts w:ascii="Arial" w:hAnsi="Arial" w:cs="Arial"/>
              </w:rPr>
              <w:t xml:space="preserve"> </w:t>
            </w:r>
            <w:r>
              <w:rPr>
                <w:rFonts w:ascii="Arial" w:hAnsi="Arial" w:cs="Arial"/>
              </w:rPr>
              <w:t>poderá editar e excluir outros Administradores cadastrados no sistema.</w:t>
            </w:r>
          </w:p>
        </w:tc>
      </w:tr>
    </w:tbl>
    <w:p w14:paraId="60C855D6" w14:textId="77777777" w:rsidR="00563FD3" w:rsidRDefault="00563FD3" w:rsidP="00563FD3">
      <w:pPr>
        <w:rPr>
          <w:rFonts w:cs="Arial"/>
        </w:rPr>
      </w:pPr>
    </w:p>
    <w:p w14:paraId="0091DA26" w14:textId="77777777" w:rsidR="008608F1" w:rsidRPr="0001612F" w:rsidRDefault="008608F1">
      <w:pPr>
        <w:pStyle w:val="Heading2"/>
        <w:numPr>
          <w:ilvl w:val="0"/>
          <w:numId w:val="0"/>
        </w:numPr>
      </w:pPr>
    </w:p>
    <w:p w14:paraId="766A8A64" w14:textId="77777777" w:rsidR="008608F1" w:rsidRPr="009300FF" w:rsidRDefault="008608F1" w:rsidP="00043B0B">
      <w:pPr>
        <w:pStyle w:val="Heading1"/>
        <w:numPr>
          <w:ilvl w:val="0"/>
          <w:numId w:val="5"/>
        </w:numPr>
      </w:pPr>
      <w:bookmarkStart w:id="15" w:name="__RefHeading__11_9173455762"/>
      <w:bookmarkStart w:id="16" w:name="_Toc291709813"/>
      <w:bookmarkEnd w:id="15"/>
      <w:r w:rsidRPr="009300FF">
        <w:t>Descrição dos atores envolvidos</w:t>
      </w:r>
      <w:bookmarkEnd w:id="16"/>
    </w:p>
    <w:p w14:paraId="704C0D12" w14:textId="77777777" w:rsidR="0001612F" w:rsidRDefault="0001612F" w:rsidP="0001612F">
      <w:pPr>
        <w:pStyle w:val="Heading2"/>
        <w:numPr>
          <w:ilvl w:val="0"/>
          <w:numId w:val="20"/>
        </w:numPr>
        <w:ind w:left="1418" w:hanging="567"/>
      </w:pPr>
      <w:bookmarkStart w:id="17" w:name="_Toc291709814"/>
      <w:bookmarkStart w:id="18" w:name="_Toc394009608"/>
      <w:r>
        <w:t>A</w:t>
      </w:r>
      <w:r w:rsidRPr="009300FF">
        <w:t xml:space="preserve">tor &lt; </w:t>
      </w:r>
      <w:r>
        <w:t>CLIENTE</w:t>
      </w:r>
      <w:r w:rsidRPr="009300FF">
        <w:t xml:space="preserve"> </w:t>
      </w:r>
      <w:r>
        <w:t>&gt;</w:t>
      </w:r>
      <w:bookmarkEnd w:id="17"/>
    </w:p>
    <w:p w14:paraId="309E62C0" w14:textId="77777777" w:rsidR="0001612F" w:rsidRPr="009300FF" w:rsidRDefault="0001612F" w:rsidP="0001612F">
      <w:pPr>
        <w:ind w:left="360" w:firstLine="708"/>
        <w:rPr>
          <w:rFonts w:cs="Arial"/>
        </w:rPr>
      </w:pPr>
      <w:r w:rsidRPr="009300FF">
        <w:rPr>
          <w:rFonts w:cs="Arial"/>
        </w:rPr>
        <w:t xml:space="preserve">Este ator é o </w:t>
      </w:r>
      <w:r>
        <w:rPr>
          <w:rFonts w:cs="Arial"/>
        </w:rPr>
        <w:t>colaborador</w:t>
      </w:r>
      <w:r w:rsidRPr="009300FF">
        <w:rPr>
          <w:rFonts w:cs="Arial"/>
        </w:rPr>
        <w:t xml:space="preserve">, possui acesso restrito e apenas utilizará as funcionalidades principais do sistema como: Cadastrar </w:t>
      </w:r>
      <w:r>
        <w:rPr>
          <w:rFonts w:cs="Arial"/>
        </w:rPr>
        <w:t>itens de envio, avaliar clientes, configurações e acompanhamento online de outros clientes.</w:t>
      </w:r>
    </w:p>
    <w:p w14:paraId="473F394A" w14:textId="77777777" w:rsidR="0001612F" w:rsidRDefault="0001612F" w:rsidP="0001612F">
      <w:pPr>
        <w:ind w:left="720" w:firstLine="348"/>
        <w:rPr>
          <w:rFonts w:cs="Arial"/>
        </w:rPr>
      </w:pPr>
      <w:r w:rsidRPr="009300FF">
        <w:rPr>
          <w:rFonts w:cs="Arial"/>
        </w:rPr>
        <w:t xml:space="preserve">Ator ficará visível no mapa de </w:t>
      </w:r>
      <w:r>
        <w:rPr>
          <w:rFonts w:cs="Arial"/>
        </w:rPr>
        <w:t>clientes</w:t>
      </w:r>
      <w:r w:rsidRPr="009300FF">
        <w:rPr>
          <w:rFonts w:cs="Arial"/>
        </w:rPr>
        <w:t>.</w:t>
      </w:r>
    </w:p>
    <w:p w14:paraId="5F85A80B" w14:textId="77777777" w:rsidR="0001612F" w:rsidRPr="00773125" w:rsidRDefault="0001612F" w:rsidP="0001612F">
      <w:pPr>
        <w:ind w:left="720" w:firstLine="348"/>
        <w:rPr>
          <w:rFonts w:cs="Arial"/>
        </w:rPr>
      </w:pPr>
    </w:p>
    <w:p w14:paraId="258C97DF" w14:textId="77777777" w:rsidR="0001612F" w:rsidRDefault="0001612F" w:rsidP="0001612F">
      <w:pPr>
        <w:pStyle w:val="Heading2"/>
        <w:numPr>
          <w:ilvl w:val="0"/>
          <w:numId w:val="20"/>
        </w:numPr>
        <w:ind w:left="1418" w:hanging="567"/>
      </w:pPr>
      <w:bookmarkStart w:id="19" w:name="_Toc291709815"/>
      <w:r>
        <w:t>ATOR&lt;ADMINISTRADOR</w:t>
      </w:r>
      <w:r w:rsidRPr="009300FF">
        <w:t>&gt;</w:t>
      </w:r>
      <w:bookmarkEnd w:id="18"/>
      <w:bookmarkEnd w:id="19"/>
    </w:p>
    <w:p w14:paraId="1DAB12BE" w14:textId="40B3999A" w:rsidR="0001612F" w:rsidRDefault="0001612F" w:rsidP="0001612F">
      <w:pPr>
        <w:ind w:left="708" w:firstLine="348"/>
        <w:rPr>
          <w:rFonts w:cs="Arial"/>
        </w:rPr>
      </w:pPr>
      <w:r w:rsidRPr="009300FF">
        <w:rPr>
          <w:rFonts w:cs="Arial"/>
        </w:rPr>
        <w:t xml:space="preserve">Este ator é </w:t>
      </w:r>
      <w:r>
        <w:rPr>
          <w:rFonts w:cs="Arial"/>
        </w:rPr>
        <w:t>responsável pela administração do sistema</w:t>
      </w:r>
      <w:r w:rsidRPr="009300FF">
        <w:rPr>
          <w:rFonts w:cs="Arial"/>
        </w:rPr>
        <w:t>, possui</w:t>
      </w:r>
      <w:r>
        <w:rPr>
          <w:rFonts w:cs="Arial"/>
        </w:rPr>
        <w:t>ndo</w:t>
      </w:r>
      <w:r w:rsidRPr="009300FF">
        <w:rPr>
          <w:rFonts w:cs="Arial"/>
        </w:rPr>
        <w:t xml:space="preserve"> acesso </w:t>
      </w:r>
      <w:r w:rsidR="00A64916">
        <w:rPr>
          <w:rFonts w:cs="Arial"/>
        </w:rPr>
        <w:t xml:space="preserve">ao módulo de administração </w:t>
      </w:r>
      <w:r>
        <w:rPr>
          <w:rFonts w:cs="Arial"/>
        </w:rPr>
        <w:t xml:space="preserve">no mesmo. </w:t>
      </w:r>
    </w:p>
    <w:p w14:paraId="46FAB680" w14:textId="77777777" w:rsidR="002B2372" w:rsidRDefault="0001612F" w:rsidP="002B2372">
      <w:pPr>
        <w:ind w:left="708" w:firstLine="348"/>
        <w:rPr>
          <w:rFonts w:cs="Arial"/>
        </w:rPr>
      </w:pPr>
      <w:r w:rsidRPr="009300FF">
        <w:rPr>
          <w:rFonts w:cs="Arial"/>
        </w:rPr>
        <w:t xml:space="preserve">Ator </w:t>
      </w:r>
      <w:r>
        <w:rPr>
          <w:rFonts w:cs="Arial"/>
        </w:rPr>
        <w:t xml:space="preserve">não </w:t>
      </w:r>
      <w:r w:rsidRPr="009300FF">
        <w:rPr>
          <w:rFonts w:cs="Arial"/>
        </w:rPr>
        <w:t xml:space="preserve">ficará visível no mapa de </w:t>
      </w:r>
      <w:r>
        <w:rPr>
          <w:rFonts w:cs="Arial"/>
        </w:rPr>
        <w:t>clientes</w:t>
      </w:r>
      <w:r w:rsidRPr="009300FF">
        <w:rPr>
          <w:rFonts w:cs="Arial"/>
        </w:rPr>
        <w:t>.</w:t>
      </w:r>
    </w:p>
    <w:p w14:paraId="1B381E2D" w14:textId="77777777" w:rsidR="00951E2E" w:rsidRPr="009300FF" w:rsidRDefault="00951E2E">
      <w:pPr>
        <w:ind w:firstLine="708"/>
        <w:rPr>
          <w:rFonts w:cs="Arial"/>
        </w:rPr>
      </w:pPr>
    </w:p>
    <w:p w14:paraId="52EA575F" w14:textId="77777777" w:rsidR="008608F1" w:rsidRPr="009300FF" w:rsidRDefault="008608F1" w:rsidP="00EF0DDB">
      <w:pPr>
        <w:pStyle w:val="Heading1"/>
        <w:numPr>
          <w:ilvl w:val="0"/>
          <w:numId w:val="5"/>
        </w:numPr>
      </w:pPr>
      <w:bookmarkStart w:id="20" w:name="__RefHeading__11_917345576"/>
      <w:bookmarkStart w:id="21" w:name="_Toc291709816"/>
      <w:bookmarkEnd w:id="20"/>
      <w:r w:rsidRPr="009300FF">
        <w:t>LEVANTAMENTO DE REQUISITOS</w:t>
      </w:r>
      <w:bookmarkEnd w:id="21"/>
    </w:p>
    <w:p w14:paraId="0326CC1B" w14:textId="77777777" w:rsidR="003B1272" w:rsidRPr="00951E2E" w:rsidRDefault="00B51C27" w:rsidP="003B1272">
      <w:pPr>
        <w:pStyle w:val="Heading2"/>
        <w:numPr>
          <w:ilvl w:val="0"/>
          <w:numId w:val="9"/>
        </w:numPr>
      </w:pPr>
      <w:bookmarkStart w:id="22" w:name="__RefHeading__13_917345576"/>
      <w:bookmarkEnd w:id="22"/>
      <w:r w:rsidRPr="009300FF">
        <w:t xml:space="preserve"> </w:t>
      </w:r>
      <w:bookmarkStart w:id="23" w:name="_Toc291709817"/>
      <w:r w:rsidR="008608F1" w:rsidRPr="009300FF">
        <w:t>Requisitos funcionais</w:t>
      </w:r>
      <w:bookmarkEnd w:id="23"/>
    </w:p>
    <w:p w14:paraId="0270CD34" w14:textId="77777777" w:rsidR="00951E2E" w:rsidRDefault="00951E2E" w:rsidP="003B1272">
      <w:pPr>
        <w:rPr>
          <w:rFonts w:cs="Arial"/>
          <w:noProof/>
          <w:lang w:eastAsia="pt-BR"/>
        </w:rPr>
      </w:pPr>
    </w:p>
    <w:p w14:paraId="3C7CE982" w14:textId="77777777" w:rsidR="00951E2E" w:rsidRDefault="00BD4B20" w:rsidP="003B1272">
      <w:pPr>
        <w:rPr>
          <w:rFonts w:cs="Arial"/>
          <w:noProof/>
          <w:lang w:eastAsia="pt-BR"/>
        </w:rPr>
      </w:pPr>
      <w:r w:rsidRPr="00FA74FC">
        <w:rPr>
          <w:rFonts w:cs="Arial"/>
          <w:noProof/>
          <w:lang w:val="en-US" w:eastAsia="en-US"/>
        </w:rPr>
        <w:lastRenderedPageBreak/>
        <w:drawing>
          <wp:inline distT="0" distB="0" distL="0" distR="0" wp14:anchorId="0AF19537" wp14:editId="70F624D0">
            <wp:extent cx="2083686" cy="7283212"/>
            <wp:effectExtent l="0" t="0" r="0" b="0"/>
            <wp:docPr id="17" name="Picture 6" descr="Macintosh HD:Users:lukete:Downloads:diagrama-na-m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kete:Downloads:diagrama-na-ma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4906" cy="7287477"/>
                    </a:xfrm>
                    <a:prstGeom prst="rect">
                      <a:avLst/>
                    </a:prstGeom>
                    <a:noFill/>
                    <a:ln>
                      <a:noFill/>
                    </a:ln>
                  </pic:spPr>
                </pic:pic>
              </a:graphicData>
            </a:graphic>
          </wp:inline>
        </w:drawing>
      </w:r>
    </w:p>
    <w:p w14:paraId="1F16F1BF" w14:textId="77777777" w:rsidR="00951E2E" w:rsidRDefault="00951E2E" w:rsidP="003B1272">
      <w:pPr>
        <w:rPr>
          <w:rFonts w:cs="Arial"/>
          <w:noProof/>
          <w:lang w:eastAsia="pt-BR"/>
        </w:rPr>
      </w:pPr>
    </w:p>
    <w:p w14:paraId="4E44F032" w14:textId="4518840F" w:rsidR="00A75700" w:rsidRPr="009300FF" w:rsidRDefault="00A75700" w:rsidP="003B1272">
      <w:pPr>
        <w:rPr>
          <w:rFonts w:cs="Arial"/>
          <w:noProof/>
          <w:lang w:eastAsia="pt-BR"/>
        </w:rPr>
      </w:pPr>
    </w:p>
    <w:p w14:paraId="45BF96C4" w14:textId="77777777" w:rsidR="008608F1" w:rsidRPr="009300FF" w:rsidRDefault="009D70D1">
      <w:pPr>
        <w:jc w:val="center"/>
        <w:rPr>
          <w:rFonts w:cs="Arial"/>
          <w:lang w:eastAsia="en-US"/>
        </w:rPr>
      </w:pPr>
      <w:r w:rsidRPr="009300FF">
        <w:rPr>
          <w:rFonts w:cs="Arial"/>
          <w:lang w:eastAsia="en-US"/>
        </w:rPr>
        <w:t xml:space="preserve">Figura 1: Diagrama de Contexto do Sistema </w:t>
      </w:r>
      <w:proofErr w:type="spellStart"/>
      <w:r w:rsidRPr="009300FF">
        <w:rPr>
          <w:rFonts w:cs="Arial"/>
          <w:lang w:eastAsia="en-US"/>
        </w:rPr>
        <w:t>PegaPraMim</w:t>
      </w:r>
      <w:proofErr w:type="spellEnd"/>
    </w:p>
    <w:p w14:paraId="6207A68E" w14:textId="77777777" w:rsidR="00E31B6D" w:rsidRPr="009300FF" w:rsidRDefault="00E31B6D">
      <w:pPr>
        <w:jc w:val="center"/>
        <w:rPr>
          <w:rFonts w:cs="Arial"/>
        </w:rPr>
      </w:pPr>
    </w:p>
    <w:p w14:paraId="5A8D8F1E" w14:textId="77777777" w:rsidR="00CC0382" w:rsidRPr="0073461D" w:rsidRDefault="008608F1" w:rsidP="0073461D">
      <w:pPr>
        <w:pStyle w:val="Heading3"/>
        <w:numPr>
          <w:ilvl w:val="0"/>
          <w:numId w:val="10"/>
        </w:numPr>
        <w:rPr>
          <w:rFonts w:cs="Arial"/>
        </w:rPr>
      </w:pPr>
      <w:bookmarkStart w:id="24" w:name="__RefHeading__15_917345576"/>
      <w:bookmarkStart w:id="25" w:name="_Toc291709818"/>
      <w:bookmarkEnd w:id="24"/>
      <w:r w:rsidRPr="009300FF">
        <w:rPr>
          <w:rFonts w:cs="Arial"/>
        </w:rPr>
        <w:t>Descrição dos Casos de Uso</w:t>
      </w:r>
      <w:bookmarkEnd w:id="25"/>
    </w:p>
    <w:p w14:paraId="03B86392" w14:textId="77777777" w:rsidR="008608F1" w:rsidRPr="009300FF" w:rsidRDefault="008608F1">
      <w:pPr>
        <w:jc w:val="center"/>
        <w:rPr>
          <w:rFonts w:cs="Arial"/>
          <w:b/>
          <w:bCs/>
        </w:rPr>
      </w:pPr>
      <w:r w:rsidRPr="009300FF">
        <w:rPr>
          <w:rFonts w:cs="Arial"/>
        </w:rPr>
        <w:t>Tabela 1: Descrição dos Casos de Uso</w:t>
      </w:r>
    </w:p>
    <w:tbl>
      <w:tblPr>
        <w:tblW w:w="9597" w:type="dxa"/>
        <w:tblInd w:w="-32" w:type="dxa"/>
        <w:tblLayout w:type="fixed"/>
        <w:tblCellMar>
          <w:left w:w="70" w:type="dxa"/>
          <w:right w:w="70" w:type="dxa"/>
        </w:tblCellMar>
        <w:tblLook w:val="0000" w:firstRow="0" w:lastRow="0" w:firstColumn="0" w:lastColumn="0" w:noHBand="0" w:noVBand="0"/>
      </w:tblPr>
      <w:tblGrid>
        <w:gridCol w:w="1803"/>
        <w:gridCol w:w="2268"/>
        <w:gridCol w:w="5526"/>
      </w:tblGrid>
      <w:tr w:rsidR="008608F1" w:rsidRPr="009300FF" w14:paraId="1A2EB67E" w14:textId="77777777" w:rsidTr="004066EE">
        <w:trPr>
          <w:cantSplit/>
        </w:trPr>
        <w:tc>
          <w:tcPr>
            <w:tcW w:w="1803" w:type="dxa"/>
            <w:tcBorders>
              <w:top w:val="double" w:sz="1" w:space="0" w:color="000000"/>
              <w:left w:val="double" w:sz="1" w:space="0" w:color="000000"/>
              <w:bottom w:val="single" w:sz="4" w:space="0" w:color="000000"/>
            </w:tcBorders>
            <w:shd w:val="clear" w:color="auto" w:fill="auto"/>
          </w:tcPr>
          <w:p w14:paraId="53D07A35" w14:textId="77777777" w:rsidR="008608F1" w:rsidRPr="009300FF" w:rsidRDefault="008608F1">
            <w:pPr>
              <w:pStyle w:val="Tabela"/>
              <w:snapToGrid w:val="0"/>
              <w:jc w:val="center"/>
              <w:rPr>
                <w:rFonts w:ascii="Arial" w:hAnsi="Arial" w:cs="Arial"/>
                <w:b/>
                <w:bCs/>
              </w:rPr>
            </w:pPr>
            <w:r w:rsidRPr="009300FF">
              <w:rPr>
                <w:rFonts w:ascii="Arial" w:hAnsi="Arial" w:cs="Arial"/>
                <w:b/>
                <w:bCs/>
              </w:rPr>
              <w:t>Caso de Uso</w:t>
            </w:r>
          </w:p>
        </w:tc>
        <w:tc>
          <w:tcPr>
            <w:tcW w:w="2268" w:type="dxa"/>
            <w:tcBorders>
              <w:top w:val="double" w:sz="1" w:space="0" w:color="000000"/>
              <w:left w:val="single" w:sz="4" w:space="0" w:color="000000"/>
              <w:bottom w:val="single" w:sz="4" w:space="0" w:color="000000"/>
            </w:tcBorders>
            <w:shd w:val="clear" w:color="auto" w:fill="auto"/>
          </w:tcPr>
          <w:p w14:paraId="7FED167F" w14:textId="77777777" w:rsidR="008608F1" w:rsidRPr="009300FF" w:rsidRDefault="008608F1">
            <w:pPr>
              <w:pStyle w:val="Tabela"/>
              <w:snapToGrid w:val="0"/>
              <w:jc w:val="center"/>
              <w:rPr>
                <w:rFonts w:ascii="Arial" w:hAnsi="Arial" w:cs="Arial"/>
                <w:b/>
                <w:bCs/>
              </w:rPr>
            </w:pPr>
            <w:r w:rsidRPr="009300FF">
              <w:rPr>
                <w:rFonts w:ascii="Arial" w:hAnsi="Arial" w:cs="Arial"/>
                <w:b/>
                <w:bCs/>
              </w:rPr>
              <w:t>Ator</w:t>
            </w:r>
          </w:p>
        </w:tc>
        <w:tc>
          <w:tcPr>
            <w:tcW w:w="5526" w:type="dxa"/>
            <w:tcBorders>
              <w:top w:val="double" w:sz="1" w:space="0" w:color="000000"/>
              <w:left w:val="single" w:sz="4" w:space="0" w:color="000000"/>
              <w:bottom w:val="single" w:sz="4" w:space="0" w:color="000000"/>
              <w:right w:val="double" w:sz="1" w:space="0" w:color="000000"/>
            </w:tcBorders>
            <w:shd w:val="clear" w:color="auto" w:fill="auto"/>
          </w:tcPr>
          <w:p w14:paraId="4584FEC5" w14:textId="77777777" w:rsidR="008608F1" w:rsidRPr="009300FF" w:rsidRDefault="008608F1">
            <w:pPr>
              <w:pStyle w:val="Tabela"/>
              <w:snapToGrid w:val="0"/>
              <w:jc w:val="center"/>
              <w:rPr>
                <w:rFonts w:ascii="Arial" w:hAnsi="Arial" w:cs="Arial"/>
              </w:rPr>
            </w:pPr>
            <w:r w:rsidRPr="009300FF">
              <w:rPr>
                <w:rFonts w:ascii="Arial" w:hAnsi="Arial" w:cs="Arial"/>
                <w:b/>
                <w:bCs/>
              </w:rPr>
              <w:t>Descrição</w:t>
            </w:r>
          </w:p>
        </w:tc>
      </w:tr>
      <w:tr w:rsidR="008608F1" w:rsidRPr="009300FF" w14:paraId="4D3600BC"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0D1BBAF8" w14:textId="77777777" w:rsidR="008608F1" w:rsidRPr="009300FF" w:rsidRDefault="00C32DFF" w:rsidP="00CC0382">
            <w:pPr>
              <w:pStyle w:val="Tabela"/>
              <w:snapToGrid w:val="0"/>
              <w:rPr>
                <w:rFonts w:ascii="Arial" w:hAnsi="Arial" w:cs="Arial"/>
              </w:rPr>
            </w:pPr>
            <w:proofErr w:type="spellStart"/>
            <w:r>
              <w:rPr>
                <w:rFonts w:ascii="Arial" w:hAnsi="Arial" w:cs="Arial"/>
              </w:rPr>
              <w:t>Logar</w:t>
            </w:r>
            <w:proofErr w:type="spellEnd"/>
            <w:r w:rsidR="00CC0382" w:rsidRPr="009300FF">
              <w:rPr>
                <w:rFonts w:ascii="Arial" w:hAnsi="Arial" w:cs="Arial"/>
              </w:rPr>
              <w:t xml:space="preserve"> no sistema</w:t>
            </w:r>
          </w:p>
        </w:tc>
        <w:tc>
          <w:tcPr>
            <w:tcW w:w="2268" w:type="dxa"/>
            <w:tcBorders>
              <w:top w:val="single" w:sz="4" w:space="0" w:color="000000"/>
              <w:left w:val="single" w:sz="4" w:space="0" w:color="000000"/>
              <w:bottom w:val="single" w:sz="4" w:space="0" w:color="000000"/>
            </w:tcBorders>
            <w:shd w:val="clear" w:color="auto" w:fill="auto"/>
          </w:tcPr>
          <w:p w14:paraId="7BE08299" w14:textId="77777777" w:rsidR="008608F1" w:rsidRPr="009300FF" w:rsidRDefault="004767CB" w:rsidP="00145EFB">
            <w:pPr>
              <w:pStyle w:val="Tabela"/>
              <w:rPr>
                <w:rFonts w:ascii="Arial" w:hAnsi="Arial" w:cs="Arial"/>
              </w:rPr>
            </w:pPr>
            <w:r>
              <w:rPr>
                <w:rFonts w:ascii="Arial" w:hAnsi="Arial" w:cs="Arial"/>
              </w:rPr>
              <w:t>Cliente</w:t>
            </w:r>
            <w:r w:rsidR="00881FA7">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EFF24DC" w14:textId="77777777" w:rsidR="008608F1" w:rsidRPr="009300FF" w:rsidRDefault="00CC0382" w:rsidP="00CC0382">
            <w:pPr>
              <w:pStyle w:val="Tabela"/>
              <w:snapToGrid w:val="0"/>
              <w:rPr>
                <w:rFonts w:ascii="Arial" w:hAnsi="Arial" w:cs="Arial"/>
              </w:rPr>
            </w:pPr>
            <w:r w:rsidRPr="009300FF">
              <w:rPr>
                <w:rFonts w:ascii="Arial" w:hAnsi="Arial" w:cs="Arial"/>
              </w:rPr>
              <w:t>O ator informa o e</w:t>
            </w:r>
            <w:r w:rsidR="00435248" w:rsidRPr="009300FF">
              <w:rPr>
                <w:rFonts w:ascii="Arial" w:hAnsi="Arial" w:cs="Arial"/>
              </w:rPr>
              <w:t xml:space="preserve">-mail e senha, sistema verifica se usuário </w:t>
            </w:r>
            <w:r w:rsidRPr="009300FF">
              <w:rPr>
                <w:rFonts w:ascii="Arial" w:hAnsi="Arial" w:cs="Arial"/>
              </w:rPr>
              <w:t>existe e se os dados informados estão corretos.</w:t>
            </w:r>
          </w:p>
        </w:tc>
      </w:tr>
      <w:tr w:rsidR="008608F1" w:rsidRPr="009300FF" w14:paraId="102184F1"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2BC70D08" w14:textId="77777777" w:rsidR="008608F1" w:rsidRPr="009300FF" w:rsidRDefault="00145EFB" w:rsidP="004767CB">
            <w:pPr>
              <w:pStyle w:val="Tabela"/>
              <w:snapToGrid w:val="0"/>
              <w:rPr>
                <w:rFonts w:ascii="Arial" w:hAnsi="Arial" w:cs="Arial"/>
              </w:rPr>
            </w:pPr>
            <w:r>
              <w:rPr>
                <w:rFonts w:ascii="Arial" w:hAnsi="Arial" w:cs="Arial"/>
              </w:rPr>
              <w:t>Manter</w:t>
            </w:r>
            <w:r w:rsidR="00CC0382" w:rsidRPr="009300FF">
              <w:rPr>
                <w:rFonts w:ascii="Arial" w:hAnsi="Arial" w:cs="Arial"/>
              </w:rPr>
              <w:t xml:space="preserve"> </w:t>
            </w:r>
            <w:r w:rsidR="004767CB">
              <w:rPr>
                <w:rFonts w:ascii="Arial" w:hAnsi="Arial" w:cs="Arial"/>
              </w:rPr>
              <w:t>cliente</w:t>
            </w:r>
          </w:p>
        </w:tc>
        <w:tc>
          <w:tcPr>
            <w:tcW w:w="2268" w:type="dxa"/>
            <w:tcBorders>
              <w:top w:val="single" w:sz="4" w:space="0" w:color="000000"/>
              <w:left w:val="single" w:sz="4" w:space="0" w:color="000000"/>
              <w:bottom w:val="single" w:sz="4" w:space="0" w:color="000000"/>
            </w:tcBorders>
            <w:shd w:val="clear" w:color="auto" w:fill="auto"/>
          </w:tcPr>
          <w:p w14:paraId="0E4BB27E" w14:textId="77777777" w:rsidR="008608F1" w:rsidRPr="009300FF" w:rsidRDefault="004767CB">
            <w:pPr>
              <w:pStyle w:val="Tabela"/>
              <w:snapToGrid w:val="0"/>
              <w:rPr>
                <w:rFonts w:ascii="Arial" w:hAnsi="Arial" w:cs="Arial"/>
              </w:rPr>
            </w:pPr>
            <w:r>
              <w:rPr>
                <w:rFonts w:ascii="Arial" w:hAnsi="Arial" w:cs="Arial"/>
              </w:rPr>
              <w:t>Cliente</w:t>
            </w:r>
            <w:r w:rsidR="00A76915">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090B434D" w14:textId="77777777" w:rsidR="008608F1" w:rsidRPr="009300FF" w:rsidRDefault="00145EFB">
            <w:pPr>
              <w:pStyle w:val="Tabela"/>
              <w:snapToGrid w:val="0"/>
              <w:rPr>
                <w:rFonts w:ascii="Arial" w:hAnsi="Arial" w:cs="Arial"/>
              </w:rPr>
            </w:pPr>
            <w:r>
              <w:rPr>
                <w:rFonts w:ascii="Arial" w:hAnsi="Arial" w:cs="Arial"/>
              </w:rPr>
              <w:t>O ator poderá se cadastrar ou editar seus dados.</w:t>
            </w:r>
          </w:p>
        </w:tc>
      </w:tr>
      <w:tr w:rsidR="008608F1" w:rsidRPr="009300FF" w14:paraId="02505FF3"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70F5CC38" w14:textId="15CDB7A3" w:rsidR="008608F1" w:rsidRPr="009300FF" w:rsidRDefault="00C32DFF">
            <w:pPr>
              <w:pStyle w:val="Tabela"/>
              <w:snapToGrid w:val="0"/>
              <w:rPr>
                <w:rFonts w:ascii="Arial" w:hAnsi="Arial" w:cs="Arial"/>
              </w:rPr>
            </w:pPr>
            <w:r>
              <w:rPr>
                <w:rFonts w:ascii="Arial" w:hAnsi="Arial" w:cs="Arial"/>
              </w:rPr>
              <w:t>Acompanhar</w:t>
            </w:r>
            <w:r w:rsidR="00505EEB">
              <w:rPr>
                <w:rFonts w:ascii="Arial" w:hAnsi="Arial" w:cs="Arial"/>
              </w:rPr>
              <w:t xml:space="preserve"> online o cliente</w:t>
            </w:r>
          </w:p>
        </w:tc>
        <w:tc>
          <w:tcPr>
            <w:tcW w:w="2268" w:type="dxa"/>
            <w:tcBorders>
              <w:top w:val="single" w:sz="4" w:space="0" w:color="000000"/>
              <w:left w:val="single" w:sz="4" w:space="0" w:color="000000"/>
              <w:bottom w:val="single" w:sz="4" w:space="0" w:color="000000"/>
            </w:tcBorders>
            <w:shd w:val="clear" w:color="auto" w:fill="auto"/>
          </w:tcPr>
          <w:p w14:paraId="20A862CD" w14:textId="77777777" w:rsidR="008608F1" w:rsidRPr="009300FF" w:rsidRDefault="004767CB" w:rsidP="00145EF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76E32005" w14:textId="77777777" w:rsidR="008608F1" w:rsidRPr="009300FF" w:rsidRDefault="00CC0382" w:rsidP="00557344">
            <w:pPr>
              <w:pStyle w:val="Tabela"/>
              <w:snapToGrid w:val="0"/>
              <w:rPr>
                <w:rFonts w:ascii="Arial" w:hAnsi="Arial" w:cs="Arial"/>
              </w:rPr>
            </w:pPr>
            <w:r w:rsidRPr="009300FF">
              <w:rPr>
                <w:rFonts w:ascii="Arial" w:hAnsi="Arial" w:cs="Arial"/>
              </w:rPr>
              <w:t xml:space="preserve">O ator entra no menu de acompanhamento de </w:t>
            </w:r>
            <w:r w:rsidR="0073461D">
              <w:rPr>
                <w:rFonts w:ascii="Arial" w:hAnsi="Arial" w:cs="Arial"/>
              </w:rPr>
              <w:t>clientes</w:t>
            </w:r>
            <w:r w:rsidRPr="009300FF">
              <w:rPr>
                <w:rFonts w:ascii="Arial" w:hAnsi="Arial" w:cs="Arial"/>
              </w:rPr>
              <w:t xml:space="preserve">, sistema exibe mapa com todos os </w:t>
            </w:r>
            <w:r w:rsidR="00C72813">
              <w:rPr>
                <w:rFonts w:ascii="Arial" w:hAnsi="Arial" w:cs="Arial"/>
              </w:rPr>
              <w:t>clientes</w:t>
            </w:r>
            <w:r w:rsidR="00557344">
              <w:rPr>
                <w:rFonts w:ascii="Arial" w:hAnsi="Arial" w:cs="Arial"/>
              </w:rPr>
              <w:t>.</w:t>
            </w:r>
          </w:p>
        </w:tc>
      </w:tr>
      <w:tr w:rsidR="004610DD" w:rsidRPr="009300FF" w14:paraId="591EF71D"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607D91C4" w14:textId="77777777" w:rsidR="004610DD" w:rsidRPr="009300FF" w:rsidRDefault="005B259C" w:rsidP="005B259C">
            <w:pPr>
              <w:pStyle w:val="Tabela"/>
              <w:snapToGrid w:val="0"/>
              <w:rPr>
                <w:rFonts w:ascii="Arial" w:hAnsi="Arial" w:cs="Arial"/>
              </w:rPr>
            </w:pPr>
            <w:r>
              <w:rPr>
                <w:rFonts w:ascii="Arial" w:hAnsi="Arial" w:cs="Arial"/>
              </w:rPr>
              <w:t>Cadastrar itens a enviar</w:t>
            </w:r>
          </w:p>
        </w:tc>
        <w:tc>
          <w:tcPr>
            <w:tcW w:w="2268" w:type="dxa"/>
            <w:tcBorders>
              <w:top w:val="single" w:sz="4" w:space="0" w:color="000000"/>
              <w:left w:val="single" w:sz="4" w:space="0" w:color="000000"/>
              <w:bottom w:val="single" w:sz="4" w:space="0" w:color="000000"/>
            </w:tcBorders>
            <w:shd w:val="clear" w:color="auto" w:fill="auto"/>
          </w:tcPr>
          <w:p w14:paraId="4C4DF7A7" w14:textId="77777777" w:rsidR="004610DD" w:rsidRPr="009300FF" w:rsidRDefault="004767C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6229E47" w14:textId="77777777" w:rsidR="004610DD" w:rsidRPr="009300FF" w:rsidRDefault="004610DD" w:rsidP="003936C9">
            <w:pPr>
              <w:pStyle w:val="Tabela"/>
              <w:snapToGrid w:val="0"/>
              <w:rPr>
                <w:rFonts w:ascii="Arial" w:hAnsi="Arial" w:cs="Arial"/>
              </w:rPr>
            </w:pPr>
            <w:r w:rsidRPr="009300FF">
              <w:rPr>
                <w:rFonts w:ascii="Arial" w:hAnsi="Arial" w:cs="Arial"/>
              </w:rPr>
              <w:t xml:space="preserve">O ator informa os dados de destino, origem e </w:t>
            </w:r>
            <w:r w:rsidR="003936C9">
              <w:rPr>
                <w:rFonts w:ascii="Arial" w:hAnsi="Arial" w:cs="Arial"/>
              </w:rPr>
              <w:t>descrição</w:t>
            </w:r>
            <w:r w:rsidRPr="009300FF">
              <w:rPr>
                <w:rFonts w:ascii="Arial" w:hAnsi="Arial" w:cs="Arial"/>
              </w:rPr>
              <w:t xml:space="preserve"> </w:t>
            </w:r>
            <w:r w:rsidR="003936C9">
              <w:rPr>
                <w:rFonts w:ascii="Arial" w:hAnsi="Arial" w:cs="Arial"/>
              </w:rPr>
              <w:t xml:space="preserve">do item a </w:t>
            </w:r>
            <w:r w:rsidRPr="009300FF">
              <w:rPr>
                <w:rFonts w:ascii="Arial" w:hAnsi="Arial" w:cs="Arial"/>
              </w:rPr>
              <w:t>ser entregue.</w:t>
            </w:r>
            <w:r w:rsidR="00F66618">
              <w:rPr>
                <w:rFonts w:ascii="Arial" w:hAnsi="Arial" w:cs="Arial"/>
              </w:rPr>
              <w:t xml:space="preserve"> P</w:t>
            </w:r>
            <w:r w:rsidR="006E60A6">
              <w:rPr>
                <w:rFonts w:ascii="Arial" w:hAnsi="Arial" w:cs="Arial"/>
              </w:rPr>
              <w:t>ode também denunciar itens.</w:t>
            </w:r>
          </w:p>
        </w:tc>
      </w:tr>
      <w:tr w:rsidR="004610DD" w:rsidRPr="009300FF" w14:paraId="00BD0FE6"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13FAEDE7" w14:textId="77777777" w:rsidR="004610DD" w:rsidRPr="009300FF" w:rsidRDefault="004610DD" w:rsidP="00EA182A">
            <w:pPr>
              <w:pStyle w:val="Tabela"/>
              <w:snapToGrid w:val="0"/>
              <w:rPr>
                <w:rFonts w:ascii="Arial" w:hAnsi="Arial" w:cs="Arial"/>
              </w:rPr>
            </w:pPr>
            <w:r w:rsidRPr="009300FF">
              <w:rPr>
                <w:rFonts w:ascii="Arial" w:hAnsi="Arial" w:cs="Arial"/>
              </w:rPr>
              <w:t xml:space="preserve">Enviar mensagem </w:t>
            </w:r>
            <w:r w:rsidR="00EA182A">
              <w:rPr>
                <w:rFonts w:ascii="Arial" w:hAnsi="Arial" w:cs="Arial"/>
              </w:rPr>
              <w:t>entre clientes</w:t>
            </w:r>
          </w:p>
        </w:tc>
        <w:tc>
          <w:tcPr>
            <w:tcW w:w="2268" w:type="dxa"/>
            <w:tcBorders>
              <w:top w:val="single" w:sz="4" w:space="0" w:color="000000"/>
              <w:left w:val="single" w:sz="4" w:space="0" w:color="000000"/>
              <w:bottom w:val="single" w:sz="4" w:space="0" w:color="000000"/>
            </w:tcBorders>
            <w:shd w:val="clear" w:color="auto" w:fill="auto"/>
          </w:tcPr>
          <w:p w14:paraId="1C856CA5" w14:textId="77777777" w:rsidR="004610DD" w:rsidRPr="009300FF" w:rsidRDefault="004767C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45A5B27C" w14:textId="77777777" w:rsidR="004610DD" w:rsidRPr="009300FF" w:rsidRDefault="004610DD" w:rsidP="006E4E1A">
            <w:pPr>
              <w:pStyle w:val="Tabela"/>
              <w:snapToGrid w:val="0"/>
              <w:rPr>
                <w:rFonts w:ascii="Arial" w:hAnsi="Arial" w:cs="Arial"/>
              </w:rPr>
            </w:pPr>
            <w:r w:rsidRPr="009300FF">
              <w:rPr>
                <w:rFonts w:ascii="Arial" w:hAnsi="Arial" w:cs="Arial"/>
              </w:rPr>
              <w:t xml:space="preserve">O ator acessa o menu de </w:t>
            </w:r>
            <w:r w:rsidR="006E4E1A">
              <w:rPr>
                <w:rFonts w:ascii="Arial" w:hAnsi="Arial" w:cs="Arial"/>
              </w:rPr>
              <w:t>negociações, escolhe uma negociação específica</w:t>
            </w:r>
            <w:r w:rsidRPr="009300FF">
              <w:rPr>
                <w:rFonts w:ascii="Arial" w:hAnsi="Arial" w:cs="Arial"/>
              </w:rPr>
              <w:t xml:space="preserve"> </w:t>
            </w:r>
            <w:r w:rsidR="006E4E1A">
              <w:rPr>
                <w:rFonts w:ascii="Arial" w:hAnsi="Arial" w:cs="Arial"/>
              </w:rPr>
              <w:t>e</w:t>
            </w:r>
            <w:r w:rsidRPr="009300FF">
              <w:rPr>
                <w:rFonts w:ascii="Arial" w:hAnsi="Arial" w:cs="Arial"/>
              </w:rPr>
              <w:t xml:space="preserve"> envia mensagem para </w:t>
            </w:r>
            <w:r w:rsidR="006E4E1A">
              <w:rPr>
                <w:rFonts w:ascii="Arial" w:hAnsi="Arial" w:cs="Arial"/>
              </w:rPr>
              <w:t>o outro cliente.</w:t>
            </w:r>
          </w:p>
        </w:tc>
      </w:tr>
      <w:tr w:rsidR="00D76469" w:rsidRPr="009300FF" w14:paraId="0BF18CB3"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70179DA7" w14:textId="77777777" w:rsidR="00D76469" w:rsidRPr="009300FF" w:rsidRDefault="00D76469" w:rsidP="00D76469">
            <w:pPr>
              <w:pStyle w:val="Tabela"/>
              <w:snapToGrid w:val="0"/>
              <w:rPr>
                <w:rFonts w:ascii="Arial" w:hAnsi="Arial" w:cs="Arial"/>
              </w:rPr>
            </w:pPr>
            <w:r w:rsidRPr="009300FF">
              <w:rPr>
                <w:rFonts w:ascii="Arial" w:hAnsi="Arial" w:cs="Arial"/>
              </w:rPr>
              <w:t xml:space="preserve">Buscar </w:t>
            </w:r>
            <w:r w:rsidR="007D2454">
              <w:rPr>
                <w:rFonts w:ascii="Arial" w:hAnsi="Arial" w:cs="Arial"/>
              </w:rPr>
              <w:t xml:space="preserve">cliente por </w:t>
            </w:r>
            <w:proofErr w:type="spellStart"/>
            <w:r w:rsidR="007D2454">
              <w:rPr>
                <w:rFonts w:ascii="Arial" w:hAnsi="Arial" w:cs="Arial"/>
              </w:rPr>
              <w:t>geolocalizaçã</w:t>
            </w:r>
            <w:r w:rsidRPr="009300FF">
              <w:rPr>
                <w:rFonts w:ascii="Arial" w:hAnsi="Arial" w:cs="Arial"/>
              </w:rPr>
              <w:t>o</w:t>
            </w:r>
            <w:proofErr w:type="spellEnd"/>
          </w:p>
        </w:tc>
        <w:tc>
          <w:tcPr>
            <w:tcW w:w="2268" w:type="dxa"/>
            <w:tcBorders>
              <w:top w:val="single" w:sz="4" w:space="0" w:color="000000"/>
              <w:left w:val="single" w:sz="4" w:space="0" w:color="000000"/>
              <w:bottom w:val="single" w:sz="4" w:space="0" w:color="000000"/>
            </w:tcBorders>
            <w:shd w:val="clear" w:color="auto" w:fill="auto"/>
          </w:tcPr>
          <w:p w14:paraId="55080B3A" w14:textId="77777777" w:rsidR="00D76469" w:rsidRPr="009300FF" w:rsidRDefault="004767CB" w:rsidP="003E7E96">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30A38351" w14:textId="77777777" w:rsidR="00D76469" w:rsidRPr="009300FF" w:rsidRDefault="00D76469" w:rsidP="001E672D">
            <w:pPr>
              <w:pStyle w:val="Tabela"/>
              <w:snapToGrid w:val="0"/>
              <w:rPr>
                <w:rFonts w:ascii="Arial" w:hAnsi="Arial" w:cs="Arial"/>
              </w:rPr>
            </w:pPr>
            <w:r w:rsidRPr="009300FF">
              <w:rPr>
                <w:rFonts w:ascii="Arial" w:hAnsi="Arial" w:cs="Arial"/>
              </w:rPr>
              <w:t>O ator acessa o menu de busca, sistema e</w:t>
            </w:r>
            <w:r w:rsidR="00E74AE6" w:rsidRPr="009300FF">
              <w:rPr>
                <w:rFonts w:ascii="Arial" w:hAnsi="Arial" w:cs="Arial"/>
              </w:rPr>
              <w:t xml:space="preserve">xibe mapa com todos os </w:t>
            </w:r>
            <w:r w:rsidR="001E672D">
              <w:rPr>
                <w:rFonts w:ascii="Arial" w:hAnsi="Arial" w:cs="Arial"/>
              </w:rPr>
              <w:t>clientes. A</w:t>
            </w:r>
            <w:r w:rsidR="00E74AE6" w:rsidRPr="009300FF">
              <w:rPr>
                <w:rFonts w:ascii="Arial" w:hAnsi="Arial" w:cs="Arial"/>
              </w:rPr>
              <w:t>tor tem op</w:t>
            </w:r>
            <w:r w:rsidR="008561D0" w:rsidRPr="009300FF">
              <w:rPr>
                <w:rFonts w:ascii="Arial" w:hAnsi="Arial" w:cs="Arial"/>
              </w:rPr>
              <w:t xml:space="preserve">ção de buscar </w:t>
            </w:r>
            <w:r w:rsidR="008B0DA9" w:rsidRPr="009300FF">
              <w:rPr>
                <w:rFonts w:ascii="Arial" w:hAnsi="Arial" w:cs="Arial"/>
              </w:rPr>
              <w:t xml:space="preserve">um </w:t>
            </w:r>
            <w:r w:rsidR="001E672D">
              <w:rPr>
                <w:rFonts w:ascii="Arial" w:hAnsi="Arial" w:cs="Arial"/>
              </w:rPr>
              <w:t>cliente</w:t>
            </w:r>
            <w:r w:rsidR="008561D0" w:rsidRPr="009300FF">
              <w:rPr>
                <w:rFonts w:ascii="Arial" w:hAnsi="Arial" w:cs="Arial"/>
              </w:rPr>
              <w:t xml:space="preserve"> especí</w:t>
            </w:r>
            <w:r w:rsidR="001E672D">
              <w:rPr>
                <w:rFonts w:ascii="Arial" w:hAnsi="Arial" w:cs="Arial"/>
              </w:rPr>
              <w:t xml:space="preserve">fico </w:t>
            </w:r>
            <w:r w:rsidR="000D12D8">
              <w:rPr>
                <w:rFonts w:ascii="Arial" w:hAnsi="Arial" w:cs="Arial"/>
              </w:rPr>
              <w:t>pelo</w:t>
            </w:r>
            <w:r w:rsidR="00E74AE6" w:rsidRPr="009300FF">
              <w:rPr>
                <w:rFonts w:ascii="Arial" w:hAnsi="Arial" w:cs="Arial"/>
              </w:rPr>
              <w:t xml:space="preserve"> </w:t>
            </w:r>
            <w:r w:rsidR="001E672D">
              <w:rPr>
                <w:rFonts w:ascii="Arial" w:hAnsi="Arial" w:cs="Arial"/>
              </w:rPr>
              <w:t>nome</w:t>
            </w:r>
            <w:r w:rsidR="00E74AE6" w:rsidRPr="009300FF">
              <w:rPr>
                <w:rFonts w:ascii="Arial" w:hAnsi="Arial" w:cs="Arial"/>
              </w:rPr>
              <w:t>.</w:t>
            </w:r>
            <w:r w:rsidR="00C312FA" w:rsidRPr="009300FF">
              <w:rPr>
                <w:rFonts w:ascii="Arial" w:hAnsi="Arial" w:cs="Arial"/>
              </w:rPr>
              <w:t xml:space="preserve"> </w:t>
            </w:r>
          </w:p>
        </w:tc>
      </w:tr>
      <w:tr w:rsidR="00145EFB" w:rsidRPr="009300FF" w14:paraId="0040BDF4"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4CAF7370" w14:textId="77777777" w:rsidR="00145EFB" w:rsidRPr="009300FF" w:rsidRDefault="00145EFB" w:rsidP="00C32DFF">
            <w:pPr>
              <w:pStyle w:val="Tabela"/>
              <w:snapToGrid w:val="0"/>
              <w:rPr>
                <w:rFonts w:ascii="Arial" w:hAnsi="Arial" w:cs="Arial"/>
              </w:rPr>
            </w:pPr>
            <w:r>
              <w:rPr>
                <w:rFonts w:ascii="Arial" w:hAnsi="Arial" w:cs="Arial"/>
              </w:rPr>
              <w:t>Configur</w:t>
            </w:r>
            <w:r w:rsidR="00C32DFF">
              <w:rPr>
                <w:rFonts w:ascii="Arial" w:hAnsi="Arial" w:cs="Arial"/>
              </w:rPr>
              <w:t>ar opções do sistema</w:t>
            </w:r>
          </w:p>
        </w:tc>
        <w:tc>
          <w:tcPr>
            <w:tcW w:w="2268" w:type="dxa"/>
            <w:tcBorders>
              <w:top w:val="single" w:sz="4" w:space="0" w:color="000000"/>
              <w:left w:val="single" w:sz="4" w:space="0" w:color="000000"/>
              <w:bottom w:val="single" w:sz="4" w:space="0" w:color="000000"/>
            </w:tcBorders>
            <w:shd w:val="clear" w:color="auto" w:fill="auto"/>
          </w:tcPr>
          <w:p w14:paraId="01EC6350" w14:textId="77777777" w:rsidR="00145EFB" w:rsidRPr="009300FF" w:rsidRDefault="004767CB" w:rsidP="003E7E96">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64AA9C72" w14:textId="77777777" w:rsidR="00145EFB" w:rsidRPr="009300FF" w:rsidRDefault="00145EFB" w:rsidP="00B43031">
            <w:pPr>
              <w:pStyle w:val="Tabela"/>
              <w:snapToGrid w:val="0"/>
              <w:rPr>
                <w:rFonts w:ascii="Arial" w:hAnsi="Arial" w:cs="Arial"/>
              </w:rPr>
            </w:pPr>
            <w:r>
              <w:rPr>
                <w:rFonts w:ascii="Arial" w:hAnsi="Arial" w:cs="Arial"/>
              </w:rPr>
              <w:t>O ator acessa o menu de configurações e edita seus dados de acordo com sua prefer</w:t>
            </w:r>
            <w:r w:rsidR="00B43031">
              <w:rPr>
                <w:rFonts w:ascii="Arial" w:hAnsi="Arial" w:cs="Arial"/>
              </w:rPr>
              <w:t>ê</w:t>
            </w:r>
            <w:r>
              <w:rPr>
                <w:rFonts w:ascii="Arial" w:hAnsi="Arial" w:cs="Arial"/>
              </w:rPr>
              <w:t>ncia.</w:t>
            </w:r>
          </w:p>
        </w:tc>
      </w:tr>
      <w:tr w:rsidR="002C5389" w:rsidRPr="009300FF" w14:paraId="67BBCF07"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4EC3D969" w14:textId="77777777" w:rsidR="002C5389" w:rsidRDefault="002C5389" w:rsidP="005720BE">
            <w:pPr>
              <w:pStyle w:val="Tabela"/>
              <w:snapToGrid w:val="0"/>
              <w:rPr>
                <w:rFonts w:ascii="Arial" w:hAnsi="Arial" w:cs="Arial"/>
              </w:rPr>
            </w:pPr>
            <w:r>
              <w:rPr>
                <w:rFonts w:ascii="Arial" w:hAnsi="Arial" w:cs="Arial"/>
              </w:rPr>
              <w:t>Cadastrar avaliações</w:t>
            </w:r>
            <w:r w:rsidR="005720BE">
              <w:rPr>
                <w:rFonts w:ascii="Arial" w:hAnsi="Arial" w:cs="Arial"/>
              </w:rPr>
              <w:t xml:space="preserve"> e comentários de clientes</w:t>
            </w:r>
          </w:p>
        </w:tc>
        <w:tc>
          <w:tcPr>
            <w:tcW w:w="2268" w:type="dxa"/>
            <w:tcBorders>
              <w:top w:val="single" w:sz="4" w:space="0" w:color="000000"/>
              <w:left w:val="single" w:sz="4" w:space="0" w:color="000000"/>
              <w:bottom w:val="double" w:sz="1" w:space="0" w:color="000000"/>
            </w:tcBorders>
            <w:shd w:val="clear" w:color="auto" w:fill="auto"/>
          </w:tcPr>
          <w:p w14:paraId="4A786B96" w14:textId="77777777" w:rsidR="002C5389" w:rsidRDefault="004767CB" w:rsidP="009A56BB">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08C42493" w14:textId="77777777" w:rsidR="002C5389" w:rsidRDefault="002C5389" w:rsidP="00911FCA">
            <w:pPr>
              <w:pStyle w:val="Tabela"/>
              <w:snapToGrid w:val="0"/>
              <w:rPr>
                <w:rFonts w:ascii="Arial" w:hAnsi="Arial" w:cs="Arial"/>
              </w:rPr>
            </w:pPr>
            <w:r>
              <w:rPr>
                <w:rFonts w:ascii="Arial" w:hAnsi="Arial" w:cs="Arial"/>
              </w:rPr>
              <w:t>O ator acessa o menu</w:t>
            </w:r>
            <w:r w:rsidR="00A12E46">
              <w:rPr>
                <w:rFonts w:ascii="Arial" w:hAnsi="Arial" w:cs="Arial"/>
              </w:rPr>
              <w:t xml:space="preserve"> de avaliações</w:t>
            </w:r>
            <w:r>
              <w:rPr>
                <w:rFonts w:ascii="Arial" w:hAnsi="Arial" w:cs="Arial"/>
              </w:rPr>
              <w:t xml:space="preserve"> e da uma nota ao </w:t>
            </w:r>
            <w:r w:rsidR="00911FCA">
              <w:rPr>
                <w:rFonts w:ascii="Arial" w:hAnsi="Arial" w:cs="Arial"/>
              </w:rPr>
              <w:t>cliente</w:t>
            </w:r>
            <w:r>
              <w:rPr>
                <w:rFonts w:ascii="Arial" w:hAnsi="Arial" w:cs="Arial"/>
              </w:rPr>
              <w:t xml:space="preserve"> que lhe ajudou.</w:t>
            </w:r>
          </w:p>
        </w:tc>
      </w:tr>
      <w:tr w:rsidR="006E60A6" w:rsidRPr="009300FF" w14:paraId="52C66A20"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2B021F27" w14:textId="77777777" w:rsidR="006E60A6" w:rsidRDefault="006E60A6" w:rsidP="0074633A">
            <w:pPr>
              <w:pStyle w:val="Tabela"/>
              <w:snapToGrid w:val="0"/>
              <w:rPr>
                <w:rFonts w:ascii="Arial" w:hAnsi="Arial" w:cs="Arial"/>
              </w:rPr>
            </w:pPr>
            <w:r>
              <w:rPr>
                <w:rFonts w:ascii="Arial" w:hAnsi="Arial" w:cs="Arial"/>
              </w:rPr>
              <w:t>Manter propostas</w:t>
            </w:r>
          </w:p>
        </w:tc>
        <w:tc>
          <w:tcPr>
            <w:tcW w:w="2268" w:type="dxa"/>
            <w:tcBorders>
              <w:top w:val="single" w:sz="4" w:space="0" w:color="000000"/>
              <w:left w:val="single" w:sz="4" w:space="0" w:color="000000"/>
              <w:bottom w:val="double" w:sz="1" w:space="0" w:color="000000"/>
            </w:tcBorders>
            <w:shd w:val="clear" w:color="auto" w:fill="auto"/>
          </w:tcPr>
          <w:p w14:paraId="0B71EC52" w14:textId="77777777" w:rsidR="006E60A6" w:rsidRDefault="006E60A6" w:rsidP="0074633A">
            <w:pPr>
              <w:pStyle w:val="Tabela"/>
              <w:snapToGrid w:val="0"/>
              <w:rPr>
                <w:rFonts w:ascii="Arial" w:hAnsi="Arial" w:cs="Arial"/>
              </w:rPr>
            </w:pPr>
            <w:r>
              <w:rPr>
                <w:rFonts w:ascii="Arial" w:hAnsi="Arial" w:cs="Arial"/>
              </w:rPr>
              <w:t>Cliente</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2C83AE67" w14:textId="77777777" w:rsidR="006E60A6" w:rsidRDefault="006E60A6" w:rsidP="0074633A">
            <w:pPr>
              <w:pStyle w:val="Tabela"/>
              <w:snapToGrid w:val="0"/>
              <w:rPr>
                <w:rFonts w:ascii="Arial" w:hAnsi="Arial" w:cs="Arial"/>
              </w:rPr>
            </w:pPr>
            <w:r>
              <w:rPr>
                <w:rFonts w:ascii="Arial" w:hAnsi="Arial" w:cs="Arial"/>
              </w:rPr>
              <w:t xml:space="preserve">O ator acessa o menu </w:t>
            </w:r>
            <w:r w:rsidR="008257C1">
              <w:rPr>
                <w:rFonts w:ascii="Arial" w:hAnsi="Arial" w:cs="Arial"/>
              </w:rPr>
              <w:t xml:space="preserve">propostas </w:t>
            </w:r>
            <w:r>
              <w:rPr>
                <w:rFonts w:ascii="Arial" w:hAnsi="Arial" w:cs="Arial"/>
              </w:rPr>
              <w:t>e</w:t>
            </w:r>
            <w:r w:rsidR="008257C1">
              <w:rPr>
                <w:rFonts w:ascii="Arial" w:hAnsi="Arial" w:cs="Arial"/>
              </w:rPr>
              <w:t xml:space="preserve"> exclui ou</w:t>
            </w:r>
            <w:r>
              <w:rPr>
                <w:rFonts w:ascii="Arial" w:hAnsi="Arial" w:cs="Arial"/>
              </w:rPr>
              <w:t xml:space="preserve"> aprova uma proposta.</w:t>
            </w:r>
          </w:p>
        </w:tc>
      </w:tr>
      <w:tr w:rsidR="00007231" w:rsidRPr="009300FF" w14:paraId="7DA88385"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20E23D1F" w14:textId="77777777" w:rsidR="00007231" w:rsidRDefault="00422114" w:rsidP="0074633A">
            <w:pPr>
              <w:pStyle w:val="Tabela"/>
              <w:snapToGrid w:val="0"/>
              <w:rPr>
                <w:rFonts w:ascii="Arial" w:hAnsi="Arial" w:cs="Arial"/>
              </w:rPr>
            </w:pPr>
            <w:r>
              <w:rPr>
                <w:rFonts w:ascii="Arial" w:hAnsi="Arial" w:cs="Arial"/>
              </w:rPr>
              <w:t xml:space="preserve">Gerar </w:t>
            </w:r>
            <w:r w:rsidR="00007231">
              <w:rPr>
                <w:rFonts w:ascii="Arial" w:hAnsi="Arial" w:cs="Arial"/>
              </w:rPr>
              <w:t>Gráfico de Quantidade de Itens cadastrados por per</w:t>
            </w:r>
            <w:r w:rsidR="00951E2E">
              <w:rPr>
                <w:rFonts w:ascii="Arial" w:hAnsi="Arial" w:cs="Arial"/>
              </w:rPr>
              <w:t>íodo</w:t>
            </w:r>
          </w:p>
        </w:tc>
        <w:tc>
          <w:tcPr>
            <w:tcW w:w="2268" w:type="dxa"/>
            <w:tcBorders>
              <w:top w:val="single" w:sz="4" w:space="0" w:color="000000"/>
              <w:left w:val="single" w:sz="4" w:space="0" w:color="000000"/>
              <w:bottom w:val="double" w:sz="1" w:space="0" w:color="000000"/>
            </w:tcBorders>
            <w:shd w:val="clear" w:color="auto" w:fill="auto"/>
          </w:tcPr>
          <w:p w14:paraId="224F8C87" w14:textId="77777777" w:rsidR="00007231"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0CEEEB5" w14:textId="77777777" w:rsidR="00007231" w:rsidRDefault="00007231" w:rsidP="0074633A">
            <w:pPr>
              <w:pStyle w:val="Tabela"/>
              <w:snapToGrid w:val="0"/>
              <w:rPr>
                <w:rFonts w:ascii="Arial" w:hAnsi="Arial" w:cs="Arial"/>
              </w:rPr>
            </w:pPr>
            <w:r>
              <w:rPr>
                <w:rFonts w:ascii="Arial" w:hAnsi="Arial" w:cs="Arial"/>
              </w:rPr>
              <w:t>O ator acessa o menu Gráficos e informa um período e o sistema exibe gráfico de barras contendo a quantidade de itens cadastrados.</w:t>
            </w:r>
          </w:p>
        </w:tc>
      </w:tr>
      <w:tr w:rsidR="00007231" w:rsidRPr="009300FF" w14:paraId="5DDD59F1"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44CA897D" w14:textId="77777777" w:rsidR="00007231" w:rsidRDefault="00422114" w:rsidP="0074633A">
            <w:pPr>
              <w:pStyle w:val="Tabela"/>
              <w:snapToGrid w:val="0"/>
              <w:rPr>
                <w:rFonts w:ascii="Arial" w:hAnsi="Arial" w:cs="Arial"/>
              </w:rPr>
            </w:pPr>
            <w:r>
              <w:rPr>
                <w:rFonts w:ascii="Arial" w:hAnsi="Arial" w:cs="Arial"/>
              </w:rPr>
              <w:t xml:space="preserve">Gerar </w:t>
            </w:r>
            <w:r w:rsidR="00007231">
              <w:rPr>
                <w:rFonts w:ascii="Arial" w:hAnsi="Arial" w:cs="Arial"/>
              </w:rPr>
              <w:t>Gráfico de Quantidade de clientes cadastrados por período</w:t>
            </w:r>
          </w:p>
        </w:tc>
        <w:tc>
          <w:tcPr>
            <w:tcW w:w="2268" w:type="dxa"/>
            <w:tcBorders>
              <w:top w:val="single" w:sz="4" w:space="0" w:color="000000"/>
              <w:left w:val="single" w:sz="4" w:space="0" w:color="000000"/>
              <w:bottom w:val="double" w:sz="1" w:space="0" w:color="000000"/>
            </w:tcBorders>
            <w:shd w:val="clear" w:color="auto" w:fill="auto"/>
          </w:tcPr>
          <w:p w14:paraId="29096A23" w14:textId="77777777" w:rsidR="00007231"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9397F81" w14:textId="77777777" w:rsidR="00007231" w:rsidRDefault="00007231" w:rsidP="0074633A">
            <w:pPr>
              <w:pStyle w:val="Tabela"/>
              <w:snapToGrid w:val="0"/>
              <w:rPr>
                <w:rFonts w:ascii="Arial" w:hAnsi="Arial" w:cs="Arial"/>
              </w:rPr>
            </w:pPr>
            <w:r>
              <w:rPr>
                <w:rFonts w:ascii="Arial" w:hAnsi="Arial" w:cs="Arial"/>
              </w:rPr>
              <w:t>O ator acessa o menu Gráficos e informa um período e o sistema exibe gráfico de barras contendo a quantidade de clientes cadastrados.</w:t>
            </w:r>
          </w:p>
        </w:tc>
      </w:tr>
      <w:tr w:rsidR="006E60A6" w:rsidRPr="009300FF" w14:paraId="177FF93E" w14:textId="77777777" w:rsidTr="004066EE">
        <w:trPr>
          <w:cantSplit/>
        </w:trPr>
        <w:tc>
          <w:tcPr>
            <w:tcW w:w="1803" w:type="dxa"/>
            <w:tcBorders>
              <w:top w:val="single" w:sz="4" w:space="0" w:color="000000"/>
              <w:left w:val="double" w:sz="1" w:space="0" w:color="000000"/>
              <w:bottom w:val="double" w:sz="1" w:space="0" w:color="000000"/>
            </w:tcBorders>
            <w:shd w:val="clear" w:color="auto" w:fill="auto"/>
          </w:tcPr>
          <w:p w14:paraId="0FD069D7" w14:textId="77777777" w:rsidR="006E60A6" w:rsidRDefault="00422114" w:rsidP="0074633A">
            <w:pPr>
              <w:pStyle w:val="Tabela"/>
              <w:snapToGrid w:val="0"/>
              <w:rPr>
                <w:rFonts w:ascii="Arial" w:hAnsi="Arial" w:cs="Arial"/>
              </w:rPr>
            </w:pPr>
            <w:r>
              <w:rPr>
                <w:rFonts w:ascii="Arial" w:hAnsi="Arial" w:cs="Arial"/>
              </w:rPr>
              <w:t xml:space="preserve">Gerar </w:t>
            </w:r>
            <w:r w:rsidR="00376721">
              <w:rPr>
                <w:rFonts w:ascii="Arial" w:hAnsi="Arial" w:cs="Arial"/>
              </w:rPr>
              <w:t>Gráfico de Itens com maior número de propostas</w:t>
            </w:r>
          </w:p>
        </w:tc>
        <w:tc>
          <w:tcPr>
            <w:tcW w:w="2268" w:type="dxa"/>
            <w:tcBorders>
              <w:top w:val="single" w:sz="4" w:space="0" w:color="000000"/>
              <w:left w:val="single" w:sz="4" w:space="0" w:color="000000"/>
              <w:bottom w:val="double" w:sz="1" w:space="0" w:color="000000"/>
            </w:tcBorders>
            <w:shd w:val="clear" w:color="auto" w:fill="auto"/>
          </w:tcPr>
          <w:p w14:paraId="4979172D" w14:textId="77777777" w:rsidR="006E60A6" w:rsidRDefault="00007231" w:rsidP="0074633A">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457AEA6C" w14:textId="77777777" w:rsidR="006E60A6" w:rsidRDefault="006E60A6" w:rsidP="00007231">
            <w:pPr>
              <w:pStyle w:val="Tabela"/>
              <w:snapToGrid w:val="0"/>
              <w:rPr>
                <w:rFonts w:ascii="Arial" w:hAnsi="Arial" w:cs="Arial"/>
              </w:rPr>
            </w:pPr>
            <w:r>
              <w:rPr>
                <w:rFonts w:ascii="Arial" w:hAnsi="Arial" w:cs="Arial"/>
              </w:rPr>
              <w:t xml:space="preserve">O ator </w:t>
            </w:r>
            <w:r w:rsidR="00007231">
              <w:rPr>
                <w:rFonts w:ascii="Arial" w:hAnsi="Arial" w:cs="Arial"/>
              </w:rPr>
              <w:t>acessa o menu Gráficos e</w:t>
            </w:r>
            <w:r w:rsidR="000E010D">
              <w:rPr>
                <w:rFonts w:ascii="Arial" w:hAnsi="Arial" w:cs="Arial"/>
              </w:rPr>
              <w:t xml:space="preserve"> visualiza um gráfico de pizza com os 10 itens que receberam a maior quantidade de propostas.</w:t>
            </w:r>
          </w:p>
        </w:tc>
      </w:tr>
      <w:tr w:rsidR="00C32DFF" w:rsidRPr="009300FF" w14:paraId="5EA9C489"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2389885B" w14:textId="77777777" w:rsidR="00C32DFF" w:rsidRDefault="006064F9" w:rsidP="00C32DFF">
            <w:pPr>
              <w:pStyle w:val="Tabela"/>
              <w:snapToGrid w:val="0"/>
              <w:rPr>
                <w:rFonts w:ascii="Arial" w:hAnsi="Arial" w:cs="Arial"/>
              </w:rPr>
            </w:pPr>
            <w:r>
              <w:rPr>
                <w:rFonts w:ascii="Arial" w:hAnsi="Arial" w:cs="Arial"/>
              </w:rPr>
              <w:t xml:space="preserve">Gerar </w:t>
            </w:r>
            <w:r w:rsidR="00376721">
              <w:rPr>
                <w:rFonts w:ascii="Arial" w:hAnsi="Arial" w:cs="Arial"/>
              </w:rPr>
              <w:t>Gráfico de clientes por cidade</w:t>
            </w:r>
          </w:p>
        </w:tc>
        <w:tc>
          <w:tcPr>
            <w:tcW w:w="2268" w:type="dxa"/>
            <w:tcBorders>
              <w:top w:val="single" w:sz="4" w:space="0" w:color="000000"/>
              <w:left w:val="single" w:sz="4" w:space="0" w:color="000000"/>
              <w:bottom w:val="single" w:sz="4" w:space="0" w:color="000000"/>
            </w:tcBorders>
            <w:shd w:val="clear" w:color="auto" w:fill="auto"/>
          </w:tcPr>
          <w:p w14:paraId="6E40D3D0" w14:textId="77777777" w:rsidR="00C32DFF" w:rsidRDefault="00376721"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480ABAB6" w14:textId="77777777" w:rsidR="00C32DFF" w:rsidRDefault="00C32DFF" w:rsidP="000E010D">
            <w:pPr>
              <w:pStyle w:val="Tabela"/>
              <w:snapToGrid w:val="0"/>
              <w:rPr>
                <w:rFonts w:ascii="Arial" w:hAnsi="Arial" w:cs="Arial"/>
              </w:rPr>
            </w:pPr>
            <w:r>
              <w:rPr>
                <w:rFonts w:ascii="Arial" w:hAnsi="Arial" w:cs="Arial"/>
              </w:rPr>
              <w:t xml:space="preserve">O ator acessa o menu </w:t>
            </w:r>
            <w:r w:rsidR="000E010D">
              <w:rPr>
                <w:rFonts w:ascii="Arial" w:hAnsi="Arial" w:cs="Arial"/>
              </w:rPr>
              <w:t>Gráficos e visualiza um gráfico de barras horizontal exibindo a quantidade total de clientes cadastrados por cidade.</w:t>
            </w:r>
          </w:p>
        </w:tc>
      </w:tr>
      <w:tr w:rsidR="00A519E7" w:rsidRPr="009300FF" w14:paraId="4C68CE3A" w14:textId="77777777" w:rsidTr="004066EE">
        <w:trPr>
          <w:cantSplit/>
        </w:trPr>
        <w:tc>
          <w:tcPr>
            <w:tcW w:w="1803" w:type="dxa"/>
            <w:tcBorders>
              <w:top w:val="single" w:sz="4" w:space="0" w:color="000000"/>
              <w:left w:val="double" w:sz="1" w:space="0" w:color="000000"/>
              <w:bottom w:val="single" w:sz="4" w:space="0" w:color="000000"/>
            </w:tcBorders>
            <w:shd w:val="clear" w:color="auto" w:fill="auto"/>
          </w:tcPr>
          <w:p w14:paraId="31E5B59B" w14:textId="77777777" w:rsidR="00A519E7" w:rsidRDefault="00A519E7" w:rsidP="00C32DFF">
            <w:pPr>
              <w:pStyle w:val="Tabela"/>
              <w:snapToGrid w:val="0"/>
              <w:rPr>
                <w:rFonts w:ascii="Arial" w:hAnsi="Arial" w:cs="Arial"/>
              </w:rPr>
            </w:pPr>
            <w:r>
              <w:rPr>
                <w:rFonts w:ascii="Arial" w:hAnsi="Arial" w:cs="Arial"/>
              </w:rPr>
              <w:lastRenderedPageBreak/>
              <w:t>Manter Administrador</w:t>
            </w:r>
          </w:p>
        </w:tc>
        <w:tc>
          <w:tcPr>
            <w:tcW w:w="2268" w:type="dxa"/>
            <w:tcBorders>
              <w:top w:val="single" w:sz="4" w:space="0" w:color="000000"/>
              <w:left w:val="single" w:sz="4" w:space="0" w:color="000000"/>
              <w:bottom w:val="single" w:sz="4" w:space="0" w:color="000000"/>
            </w:tcBorders>
            <w:shd w:val="clear" w:color="auto" w:fill="auto"/>
          </w:tcPr>
          <w:p w14:paraId="5474BC1F" w14:textId="77777777" w:rsidR="00A519E7" w:rsidRDefault="00A519E7"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single" w:sz="4" w:space="0" w:color="000000"/>
              <w:right w:val="double" w:sz="1" w:space="0" w:color="000000"/>
            </w:tcBorders>
            <w:shd w:val="clear" w:color="auto" w:fill="auto"/>
          </w:tcPr>
          <w:p w14:paraId="1D61CFAC" w14:textId="77777777" w:rsidR="00A519E7" w:rsidRDefault="00A519E7" w:rsidP="00A519E7">
            <w:pPr>
              <w:pStyle w:val="Tabela"/>
              <w:snapToGrid w:val="0"/>
              <w:rPr>
                <w:rFonts w:ascii="Arial" w:hAnsi="Arial" w:cs="Arial"/>
              </w:rPr>
            </w:pPr>
            <w:r>
              <w:rPr>
                <w:rFonts w:ascii="Arial" w:hAnsi="Arial" w:cs="Arial"/>
              </w:rPr>
              <w:t>O ator poderá editar seus dados, cadastrar novos Administradores e excluir.</w:t>
            </w:r>
          </w:p>
        </w:tc>
      </w:tr>
      <w:tr w:rsidR="00941A90" w:rsidRPr="009300FF" w14:paraId="4818E53D" w14:textId="77777777" w:rsidTr="00A519E7">
        <w:trPr>
          <w:cantSplit/>
        </w:trPr>
        <w:tc>
          <w:tcPr>
            <w:tcW w:w="1803" w:type="dxa"/>
            <w:tcBorders>
              <w:top w:val="single" w:sz="4" w:space="0" w:color="000000"/>
              <w:left w:val="double" w:sz="1" w:space="0" w:color="000000"/>
              <w:bottom w:val="double" w:sz="1" w:space="0" w:color="000000"/>
            </w:tcBorders>
            <w:shd w:val="clear" w:color="auto" w:fill="auto"/>
          </w:tcPr>
          <w:p w14:paraId="6BBC719E" w14:textId="77777777" w:rsidR="00941A90" w:rsidRDefault="00941A90" w:rsidP="00C32DFF">
            <w:pPr>
              <w:pStyle w:val="Tabela"/>
              <w:snapToGrid w:val="0"/>
              <w:rPr>
                <w:rFonts w:ascii="Arial" w:hAnsi="Arial" w:cs="Arial"/>
              </w:rPr>
            </w:pPr>
            <w:r>
              <w:rPr>
                <w:rFonts w:ascii="Arial" w:hAnsi="Arial" w:cs="Arial"/>
              </w:rPr>
              <w:t>Gerir Denuncias</w:t>
            </w:r>
          </w:p>
        </w:tc>
        <w:tc>
          <w:tcPr>
            <w:tcW w:w="2268" w:type="dxa"/>
            <w:tcBorders>
              <w:top w:val="single" w:sz="4" w:space="0" w:color="000000"/>
              <w:left w:val="single" w:sz="4" w:space="0" w:color="000000"/>
              <w:bottom w:val="double" w:sz="1" w:space="0" w:color="000000"/>
            </w:tcBorders>
            <w:shd w:val="clear" w:color="auto" w:fill="auto"/>
          </w:tcPr>
          <w:p w14:paraId="375F9F7A" w14:textId="77777777" w:rsidR="00941A90" w:rsidRDefault="00941A90" w:rsidP="003E7E96">
            <w:pPr>
              <w:pStyle w:val="Tabela"/>
              <w:snapToGrid w:val="0"/>
              <w:rPr>
                <w:rFonts w:ascii="Arial" w:hAnsi="Arial" w:cs="Arial"/>
              </w:rPr>
            </w:pPr>
            <w:r>
              <w:rPr>
                <w:rFonts w:ascii="Arial" w:hAnsi="Arial" w:cs="Arial"/>
              </w:rPr>
              <w:t>Administrador</w:t>
            </w:r>
          </w:p>
        </w:tc>
        <w:tc>
          <w:tcPr>
            <w:tcW w:w="5526" w:type="dxa"/>
            <w:tcBorders>
              <w:top w:val="single" w:sz="4" w:space="0" w:color="000000"/>
              <w:left w:val="single" w:sz="4" w:space="0" w:color="000000"/>
              <w:bottom w:val="double" w:sz="1" w:space="0" w:color="000000"/>
              <w:right w:val="double" w:sz="1" w:space="0" w:color="000000"/>
            </w:tcBorders>
            <w:shd w:val="clear" w:color="auto" w:fill="auto"/>
          </w:tcPr>
          <w:p w14:paraId="6A75E681" w14:textId="77777777" w:rsidR="00941A90" w:rsidRDefault="00941A90" w:rsidP="00A519E7">
            <w:pPr>
              <w:pStyle w:val="Tabela"/>
              <w:snapToGrid w:val="0"/>
              <w:rPr>
                <w:rFonts w:ascii="Arial" w:hAnsi="Arial" w:cs="Arial"/>
              </w:rPr>
            </w:pPr>
            <w:r>
              <w:rPr>
                <w:rFonts w:ascii="Arial" w:hAnsi="Arial" w:cs="Arial"/>
              </w:rPr>
              <w:t>O ator poderá visualizar os itens que foram denunciados, podendo validar essa denúncia.</w:t>
            </w:r>
          </w:p>
        </w:tc>
      </w:tr>
    </w:tbl>
    <w:p w14:paraId="7E1F3118" w14:textId="77777777" w:rsidR="00145EFB" w:rsidRPr="009300FF" w:rsidRDefault="00145EFB" w:rsidP="00145EFB">
      <w:pPr>
        <w:rPr>
          <w:rFonts w:cs="Arial"/>
        </w:rPr>
      </w:pPr>
    </w:p>
    <w:p w14:paraId="0DAB610E" w14:textId="77777777" w:rsidR="006B15F4" w:rsidRPr="009300FF" w:rsidRDefault="00510D22" w:rsidP="00510D22">
      <w:pPr>
        <w:jc w:val="center"/>
        <w:rPr>
          <w:rFonts w:cs="Arial"/>
          <w:b/>
          <w:bCs/>
        </w:rPr>
      </w:pPr>
      <w:r w:rsidRPr="009300FF">
        <w:rPr>
          <w:rFonts w:cs="Arial"/>
        </w:rPr>
        <w:t xml:space="preserve">Tabela 1: Descrição </w:t>
      </w:r>
      <w:proofErr w:type="spellStart"/>
      <w:r w:rsidRPr="009300FF">
        <w:rPr>
          <w:rFonts w:cs="Arial"/>
        </w:rPr>
        <w:t>Log</w:t>
      </w:r>
      <w:r w:rsidR="00C32DFF">
        <w:rPr>
          <w:rFonts w:cs="Arial"/>
        </w:rPr>
        <w:t>ar</w:t>
      </w:r>
      <w:proofErr w:type="spellEnd"/>
      <w:r w:rsidR="00C32DFF">
        <w:rPr>
          <w:rFonts w:cs="Arial"/>
        </w:rPr>
        <w:t xml:space="preserve"> </w:t>
      </w:r>
      <w:r w:rsidRPr="009300FF">
        <w:rPr>
          <w:rFonts w:cs="Arial"/>
        </w:rPr>
        <w:t>no sistema</w:t>
      </w:r>
    </w:p>
    <w:tbl>
      <w:tblPr>
        <w:tblW w:w="0" w:type="auto"/>
        <w:tblInd w:w="167" w:type="dxa"/>
        <w:tblLayout w:type="fixed"/>
        <w:tblLook w:val="0000" w:firstRow="0" w:lastRow="0" w:firstColumn="0" w:lastColumn="0" w:noHBand="0" w:noVBand="0"/>
      </w:tblPr>
      <w:tblGrid>
        <w:gridCol w:w="2865"/>
        <w:gridCol w:w="6098"/>
      </w:tblGrid>
      <w:tr w:rsidR="00510D22" w:rsidRPr="009300FF" w14:paraId="19D70FD1" w14:textId="77777777" w:rsidTr="000F4AE2">
        <w:tc>
          <w:tcPr>
            <w:tcW w:w="2865" w:type="dxa"/>
            <w:tcBorders>
              <w:top w:val="single" w:sz="4" w:space="0" w:color="000000"/>
              <w:left w:val="single" w:sz="4" w:space="0" w:color="000000"/>
              <w:bottom w:val="single" w:sz="4" w:space="0" w:color="000000"/>
            </w:tcBorders>
            <w:shd w:val="clear" w:color="auto" w:fill="D9D9D9"/>
          </w:tcPr>
          <w:p w14:paraId="02B708F7" w14:textId="77777777" w:rsidR="00510D22" w:rsidRPr="009300FF" w:rsidRDefault="00524DA2" w:rsidP="000F4AE2">
            <w:pPr>
              <w:snapToGrid w:val="0"/>
              <w:spacing w:line="240" w:lineRule="auto"/>
              <w:rPr>
                <w:rFonts w:cs="Arial"/>
                <w:b/>
                <w:sz w:val="20"/>
                <w:szCs w:val="20"/>
              </w:rPr>
            </w:pPr>
            <w:r>
              <w:rPr>
                <w:rFonts w:cs="Arial"/>
                <w:b/>
                <w:sz w:val="20"/>
                <w:szCs w:val="20"/>
              </w:rPr>
              <w:t>Nome do C</w:t>
            </w:r>
            <w:r w:rsidR="00510D22"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42DFAC05" w14:textId="77777777" w:rsidR="00510D22" w:rsidRPr="009300FF" w:rsidRDefault="00C32DFF" w:rsidP="000F4AE2">
            <w:pPr>
              <w:snapToGrid w:val="0"/>
              <w:spacing w:line="240" w:lineRule="auto"/>
              <w:rPr>
                <w:rFonts w:cs="Arial"/>
                <w:b/>
                <w:sz w:val="20"/>
                <w:szCs w:val="20"/>
              </w:rPr>
            </w:pPr>
            <w:r>
              <w:rPr>
                <w:rFonts w:cs="Arial"/>
                <w:b/>
                <w:sz w:val="20"/>
                <w:szCs w:val="20"/>
              </w:rPr>
              <w:t>UC001 – LOGAR</w:t>
            </w:r>
            <w:r w:rsidR="00510D22" w:rsidRPr="009300FF">
              <w:rPr>
                <w:rFonts w:cs="Arial"/>
                <w:b/>
                <w:sz w:val="20"/>
                <w:szCs w:val="20"/>
              </w:rPr>
              <w:t xml:space="preserve"> NO SISTEMA</w:t>
            </w:r>
          </w:p>
        </w:tc>
      </w:tr>
      <w:tr w:rsidR="00510D22" w:rsidRPr="009300FF" w14:paraId="56F47480" w14:textId="77777777" w:rsidTr="000F4AE2">
        <w:tc>
          <w:tcPr>
            <w:tcW w:w="2865" w:type="dxa"/>
            <w:tcBorders>
              <w:left w:val="single" w:sz="4" w:space="0" w:color="000000"/>
              <w:bottom w:val="single" w:sz="4" w:space="0" w:color="000000"/>
            </w:tcBorders>
            <w:shd w:val="clear" w:color="auto" w:fill="D9D9D9"/>
          </w:tcPr>
          <w:p w14:paraId="6A8680CB" w14:textId="77777777" w:rsidR="00510D22" w:rsidRPr="009300FF" w:rsidRDefault="00524DA2" w:rsidP="000F4AE2">
            <w:pPr>
              <w:snapToGrid w:val="0"/>
              <w:spacing w:line="240" w:lineRule="auto"/>
              <w:rPr>
                <w:rFonts w:cs="Arial"/>
                <w:b/>
                <w:sz w:val="20"/>
                <w:szCs w:val="20"/>
              </w:rPr>
            </w:pPr>
            <w:r>
              <w:rPr>
                <w:rFonts w:cs="Arial"/>
                <w:b/>
                <w:sz w:val="20"/>
                <w:szCs w:val="20"/>
              </w:rPr>
              <w:t>Caso de U</w:t>
            </w:r>
            <w:r w:rsidR="00510D22"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4507CA9B" w14:textId="77777777" w:rsidR="00510D22" w:rsidRPr="009300FF" w:rsidRDefault="00510D22" w:rsidP="000F4AE2">
            <w:pPr>
              <w:snapToGrid w:val="0"/>
              <w:spacing w:line="240" w:lineRule="auto"/>
              <w:rPr>
                <w:rFonts w:cs="Arial"/>
                <w:b/>
                <w:sz w:val="20"/>
                <w:szCs w:val="20"/>
              </w:rPr>
            </w:pPr>
          </w:p>
        </w:tc>
      </w:tr>
      <w:tr w:rsidR="00510D22" w:rsidRPr="009300FF" w14:paraId="660455F4" w14:textId="77777777" w:rsidTr="000F4AE2">
        <w:tc>
          <w:tcPr>
            <w:tcW w:w="2865" w:type="dxa"/>
            <w:tcBorders>
              <w:left w:val="single" w:sz="4" w:space="0" w:color="000000"/>
              <w:bottom w:val="single" w:sz="4" w:space="0" w:color="000000"/>
            </w:tcBorders>
            <w:shd w:val="clear" w:color="auto" w:fill="D9D9D9"/>
          </w:tcPr>
          <w:p w14:paraId="7B262452" w14:textId="77777777" w:rsidR="00510D22" w:rsidRPr="009300FF" w:rsidRDefault="00510D22" w:rsidP="000F4AE2">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14C451F" w14:textId="77777777" w:rsidR="00510D22" w:rsidRPr="009300FF" w:rsidRDefault="00BD4B20" w:rsidP="000F4AE2">
            <w:pPr>
              <w:snapToGrid w:val="0"/>
              <w:spacing w:line="240" w:lineRule="auto"/>
              <w:rPr>
                <w:rFonts w:cs="Arial"/>
                <w:b/>
                <w:sz w:val="20"/>
                <w:szCs w:val="20"/>
              </w:rPr>
            </w:pPr>
            <w:r>
              <w:rPr>
                <w:rFonts w:cs="Arial"/>
                <w:b/>
                <w:sz w:val="20"/>
                <w:szCs w:val="20"/>
              </w:rPr>
              <w:t>Cliente</w:t>
            </w:r>
          </w:p>
        </w:tc>
      </w:tr>
      <w:tr w:rsidR="00510D22" w:rsidRPr="009300FF" w14:paraId="64AB0AF9" w14:textId="77777777" w:rsidTr="000F4AE2">
        <w:tc>
          <w:tcPr>
            <w:tcW w:w="2865" w:type="dxa"/>
            <w:tcBorders>
              <w:left w:val="single" w:sz="4" w:space="0" w:color="000000"/>
              <w:bottom w:val="single" w:sz="4" w:space="0" w:color="000000"/>
            </w:tcBorders>
            <w:shd w:val="clear" w:color="auto" w:fill="D9D9D9"/>
          </w:tcPr>
          <w:p w14:paraId="4F626B79" w14:textId="77777777" w:rsidR="00510D22" w:rsidRPr="009300FF" w:rsidRDefault="00510D22" w:rsidP="000F4AE2">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DC1F39A" w14:textId="77777777" w:rsidR="00510D22" w:rsidRPr="009300FF" w:rsidRDefault="00510D22" w:rsidP="000F4AE2">
            <w:pPr>
              <w:snapToGrid w:val="0"/>
              <w:spacing w:line="240" w:lineRule="auto"/>
              <w:rPr>
                <w:rFonts w:cs="Arial"/>
                <w:b/>
                <w:sz w:val="20"/>
                <w:szCs w:val="20"/>
              </w:rPr>
            </w:pPr>
          </w:p>
        </w:tc>
      </w:tr>
      <w:tr w:rsidR="00510D22" w:rsidRPr="009300FF" w14:paraId="4C167A62" w14:textId="77777777" w:rsidTr="000F4AE2">
        <w:tc>
          <w:tcPr>
            <w:tcW w:w="2865" w:type="dxa"/>
            <w:tcBorders>
              <w:left w:val="single" w:sz="4" w:space="0" w:color="000000"/>
              <w:bottom w:val="single" w:sz="4" w:space="0" w:color="000000"/>
            </w:tcBorders>
            <w:shd w:val="clear" w:color="auto" w:fill="D9D9D9"/>
          </w:tcPr>
          <w:p w14:paraId="10D0DCDC" w14:textId="77777777" w:rsidR="00510D22" w:rsidRPr="009300FF" w:rsidRDefault="00510D22" w:rsidP="000F4AE2">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7B594B3" w14:textId="77777777" w:rsidR="00510D22" w:rsidRPr="009300FF" w:rsidRDefault="00583588" w:rsidP="000F4AE2">
            <w:pPr>
              <w:snapToGrid w:val="0"/>
              <w:spacing w:line="240" w:lineRule="auto"/>
              <w:rPr>
                <w:rFonts w:cs="Arial"/>
                <w:b/>
                <w:sz w:val="20"/>
                <w:szCs w:val="20"/>
              </w:rPr>
            </w:pPr>
            <w:r>
              <w:rPr>
                <w:rFonts w:cs="Arial"/>
                <w:b/>
                <w:sz w:val="20"/>
                <w:szCs w:val="20"/>
              </w:rPr>
              <w:t>Clientes</w:t>
            </w:r>
            <w:r w:rsidR="00510D22" w:rsidRPr="009300FF">
              <w:rPr>
                <w:rFonts w:cs="Arial"/>
                <w:b/>
                <w:sz w:val="20"/>
                <w:szCs w:val="20"/>
              </w:rPr>
              <w:t xml:space="preserve"> que possuem cadastro no sistema, utilizarão desse caso de uso para poderem se autenticar e acessar as funcionalidade</w:t>
            </w:r>
            <w:r w:rsidR="00DE0546">
              <w:rPr>
                <w:rFonts w:cs="Arial"/>
                <w:b/>
                <w:sz w:val="20"/>
                <w:szCs w:val="20"/>
              </w:rPr>
              <w:t>s do sistema. Autenticação feita</w:t>
            </w:r>
            <w:r w:rsidR="00510D22" w:rsidRPr="009300FF">
              <w:rPr>
                <w:rFonts w:cs="Arial"/>
                <w:b/>
                <w:sz w:val="20"/>
                <w:szCs w:val="20"/>
              </w:rPr>
              <w:t xml:space="preserve"> pelo e-mail e senha já cadastrado</w:t>
            </w:r>
            <w:r w:rsidR="002A138A">
              <w:rPr>
                <w:rFonts w:cs="Arial"/>
                <w:b/>
                <w:sz w:val="20"/>
                <w:szCs w:val="20"/>
              </w:rPr>
              <w:t>s</w:t>
            </w:r>
            <w:r w:rsidR="00510D22" w:rsidRPr="009300FF">
              <w:rPr>
                <w:rFonts w:cs="Arial"/>
                <w:b/>
                <w:sz w:val="20"/>
                <w:szCs w:val="20"/>
              </w:rPr>
              <w:t xml:space="preserve"> pelo usuário</w:t>
            </w:r>
            <w:r w:rsidR="002A138A">
              <w:rPr>
                <w:rFonts w:cs="Arial"/>
                <w:b/>
                <w:sz w:val="20"/>
                <w:szCs w:val="20"/>
              </w:rPr>
              <w:t>,</w:t>
            </w:r>
            <w:r w:rsidR="00510D22" w:rsidRPr="009300FF">
              <w:rPr>
                <w:rFonts w:cs="Arial"/>
                <w:b/>
                <w:sz w:val="20"/>
                <w:szCs w:val="20"/>
              </w:rPr>
              <w:t xml:space="preserve"> delimitando assim</w:t>
            </w:r>
            <w:r w:rsidR="002A138A">
              <w:rPr>
                <w:rFonts w:cs="Arial"/>
                <w:b/>
                <w:sz w:val="20"/>
                <w:szCs w:val="20"/>
              </w:rPr>
              <w:t>,</w:t>
            </w:r>
            <w:r w:rsidR="00510D22" w:rsidRPr="009300FF">
              <w:rPr>
                <w:rFonts w:cs="Arial"/>
                <w:b/>
                <w:sz w:val="20"/>
                <w:szCs w:val="20"/>
              </w:rPr>
              <w:t xml:space="preserve"> as funcionalidades que serão apresentadas.</w:t>
            </w:r>
          </w:p>
        </w:tc>
      </w:tr>
      <w:tr w:rsidR="00510D22" w:rsidRPr="009300FF" w14:paraId="6CA0A9AF" w14:textId="77777777" w:rsidTr="000F4AE2">
        <w:tc>
          <w:tcPr>
            <w:tcW w:w="2865" w:type="dxa"/>
            <w:tcBorders>
              <w:left w:val="single" w:sz="4" w:space="0" w:color="000000"/>
              <w:bottom w:val="single" w:sz="4" w:space="0" w:color="000000"/>
            </w:tcBorders>
            <w:shd w:val="clear" w:color="auto" w:fill="D9D9D9"/>
          </w:tcPr>
          <w:p w14:paraId="1561D5E6" w14:textId="77777777" w:rsidR="00510D22" w:rsidRPr="009300FF" w:rsidRDefault="00510D22" w:rsidP="000F4AE2">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557994A" w14:textId="77777777" w:rsidR="00510D22" w:rsidRPr="009300FF" w:rsidRDefault="00510D22" w:rsidP="000F4AE2">
            <w:pPr>
              <w:snapToGrid w:val="0"/>
              <w:spacing w:line="240" w:lineRule="auto"/>
              <w:rPr>
                <w:rFonts w:cs="Arial"/>
                <w:b/>
                <w:sz w:val="20"/>
                <w:szCs w:val="20"/>
              </w:rPr>
            </w:pPr>
            <w:r w:rsidRPr="009300FF">
              <w:rPr>
                <w:rFonts w:cs="Arial"/>
                <w:b/>
                <w:sz w:val="20"/>
                <w:szCs w:val="20"/>
              </w:rPr>
              <w:t>Possuir cadastro no sistema</w:t>
            </w:r>
          </w:p>
        </w:tc>
      </w:tr>
      <w:tr w:rsidR="00510D22" w:rsidRPr="009300FF" w14:paraId="705F8148" w14:textId="77777777" w:rsidTr="000F4AE2">
        <w:tc>
          <w:tcPr>
            <w:tcW w:w="2865" w:type="dxa"/>
            <w:tcBorders>
              <w:left w:val="single" w:sz="4" w:space="0" w:color="000000"/>
              <w:bottom w:val="single" w:sz="4" w:space="0" w:color="000000"/>
            </w:tcBorders>
            <w:shd w:val="clear" w:color="auto" w:fill="D9D9D9"/>
          </w:tcPr>
          <w:p w14:paraId="6A9A9DCD" w14:textId="77777777" w:rsidR="00510D22" w:rsidRPr="009300FF" w:rsidRDefault="00510D22" w:rsidP="000F4AE2">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8A4ABCC" w14:textId="77777777" w:rsidR="00510D22" w:rsidRPr="009300FF" w:rsidRDefault="00FC70AB" w:rsidP="00FC70AB">
            <w:pPr>
              <w:snapToGrid w:val="0"/>
              <w:spacing w:line="240" w:lineRule="auto"/>
              <w:rPr>
                <w:rFonts w:cs="Arial"/>
                <w:b/>
                <w:sz w:val="20"/>
                <w:szCs w:val="20"/>
              </w:rPr>
            </w:pPr>
            <w:r>
              <w:rPr>
                <w:rFonts w:cs="Arial"/>
                <w:b/>
                <w:sz w:val="20"/>
                <w:szCs w:val="20"/>
              </w:rPr>
              <w:t>Após entrar no</w:t>
            </w:r>
            <w:r w:rsidR="00510D22" w:rsidRPr="009300FF">
              <w:rPr>
                <w:rFonts w:cs="Arial"/>
                <w:b/>
                <w:sz w:val="20"/>
                <w:szCs w:val="20"/>
              </w:rPr>
              <w:t xml:space="preserve"> sistema, </w:t>
            </w:r>
            <w:r>
              <w:rPr>
                <w:rFonts w:cs="Arial"/>
                <w:b/>
                <w:sz w:val="20"/>
                <w:szCs w:val="20"/>
              </w:rPr>
              <w:t xml:space="preserve">a </w:t>
            </w:r>
            <w:r w:rsidR="00510D22" w:rsidRPr="009300FF">
              <w:rPr>
                <w:rFonts w:cs="Arial"/>
                <w:b/>
                <w:sz w:val="20"/>
                <w:szCs w:val="20"/>
              </w:rPr>
              <w:t xml:space="preserve">tela de </w:t>
            </w:r>
            <w:proofErr w:type="spellStart"/>
            <w:r w:rsidR="00510D22" w:rsidRPr="009300FF">
              <w:rPr>
                <w:rFonts w:cs="Arial"/>
                <w:b/>
                <w:sz w:val="20"/>
                <w:szCs w:val="20"/>
              </w:rPr>
              <w:t>login</w:t>
            </w:r>
            <w:proofErr w:type="spellEnd"/>
            <w:r w:rsidR="00510D22" w:rsidRPr="009300FF">
              <w:rPr>
                <w:rFonts w:cs="Arial"/>
                <w:b/>
                <w:sz w:val="20"/>
                <w:szCs w:val="20"/>
              </w:rPr>
              <w:t xml:space="preserve"> some</w:t>
            </w:r>
            <w:r>
              <w:rPr>
                <w:rFonts w:cs="Arial"/>
                <w:b/>
                <w:sz w:val="20"/>
                <w:szCs w:val="20"/>
              </w:rPr>
              <w:t xml:space="preserve">nte </w:t>
            </w:r>
            <w:r w:rsidR="00510D22" w:rsidRPr="009300FF">
              <w:rPr>
                <w:rFonts w:cs="Arial"/>
                <w:b/>
                <w:sz w:val="20"/>
                <w:szCs w:val="20"/>
              </w:rPr>
              <w:t xml:space="preserve">deve ser apresentada novamente caso </w:t>
            </w:r>
            <w:r>
              <w:rPr>
                <w:rFonts w:cs="Arial"/>
                <w:b/>
                <w:sz w:val="20"/>
                <w:szCs w:val="20"/>
              </w:rPr>
              <w:t xml:space="preserve">o usuário perca sua sessão ou </w:t>
            </w:r>
            <w:proofErr w:type="spellStart"/>
            <w:r w:rsidR="00510D22" w:rsidRPr="009300FF">
              <w:rPr>
                <w:rFonts w:cs="Arial"/>
                <w:b/>
                <w:sz w:val="20"/>
                <w:szCs w:val="20"/>
              </w:rPr>
              <w:t>deslogue</w:t>
            </w:r>
            <w:proofErr w:type="spellEnd"/>
            <w:r w:rsidR="00510D22" w:rsidRPr="009300FF">
              <w:rPr>
                <w:rFonts w:cs="Arial"/>
                <w:b/>
                <w:sz w:val="20"/>
                <w:szCs w:val="20"/>
              </w:rPr>
              <w:t>.</w:t>
            </w:r>
          </w:p>
        </w:tc>
      </w:tr>
      <w:tr w:rsidR="00510D22" w:rsidRPr="009300FF" w14:paraId="6D70400F" w14:textId="77777777" w:rsidTr="000F4AE2">
        <w:tc>
          <w:tcPr>
            <w:tcW w:w="2865" w:type="dxa"/>
            <w:tcBorders>
              <w:left w:val="single" w:sz="4" w:space="0" w:color="000000"/>
              <w:bottom w:val="single" w:sz="4" w:space="0" w:color="000000"/>
            </w:tcBorders>
            <w:shd w:val="clear" w:color="auto" w:fill="D9D9D9"/>
          </w:tcPr>
          <w:p w14:paraId="1AEF8EA3" w14:textId="77777777" w:rsidR="00510D22" w:rsidRPr="009300FF" w:rsidRDefault="00510D22" w:rsidP="000F4AE2">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33FB0D8" w14:textId="77777777" w:rsidR="00510D22" w:rsidRPr="009300FF" w:rsidRDefault="00510D22" w:rsidP="000F4AE2">
            <w:pPr>
              <w:snapToGrid w:val="0"/>
              <w:spacing w:line="240" w:lineRule="auto"/>
              <w:rPr>
                <w:rFonts w:cs="Arial"/>
                <w:b/>
                <w:sz w:val="20"/>
                <w:szCs w:val="20"/>
              </w:rPr>
            </w:pPr>
            <w:r w:rsidRPr="009300FF">
              <w:rPr>
                <w:rFonts w:cs="Arial"/>
                <w:b/>
                <w:sz w:val="20"/>
                <w:szCs w:val="20"/>
              </w:rPr>
              <w:t>Ações do sistema</w:t>
            </w:r>
          </w:p>
        </w:tc>
      </w:tr>
      <w:tr w:rsidR="00510D22" w:rsidRPr="009300FF" w14:paraId="1B7AED4B" w14:textId="77777777" w:rsidTr="000F4AE2">
        <w:tc>
          <w:tcPr>
            <w:tcW w:w="2865" w:type="dxa"/>
            <w:tcBorders>
              <w:left w:val="single" w:sz="4" w:space="0" w:color="000000"/>
              <w:bottom w:val="single" w:sz="4" w:space="0" w:color="000000"/>
            </w:tcBorders>
            <w:shd w:val="clear" w:color="auto" w:fill="auto"/>
          </w:tcPr>
          <w:p w14:paraId="06566761" w14:textId="77777777" w:rsidR="00510D22" w:rsidRPr="009300FF" w:rsidRDefault="00510D22" w:rsidP="000F4AE2">
            <w:pPr>
              <w:snapToGrid w:val="0"/>
              <w:spacing w:line="240" w:lineRule="auto"/>
              <w:rPr>
                <w:rFonts w:cs="Arial"/>
                <w:b/>
                <w:sz w:val="20"/>
                <w:szCs w:val="20"/>
              </w:rPr>
            </w:pPr>
            <w:r w:rsidRPr="009300FF">
              <w:rPr>
                <w:rFonts w:cs="Arial"/>
                <w:b/>
                <w:sz w:val="20"/>
                <w:szCs w:val="20"/>
              </w:rPr>
              <w:t xml:space="preserve">Ator acessa a tela de </w:t>
            </w:r>
            <w:proofErr w:type="spellStart"/>
            <w:r w:rsidRPr="009300FF">
              <w:rPr>
                <w:rFonts w:cs="Arial"/>
                <w:b/>
                <w:sz w:val="20"/>
                <w:szCs w:val="20"/>
              </w:rPr>
              <w:t>login</w:t>
            </w:r>
            <w:proofErr w:type="spellEnd"/>
            <w:r w:rsidR="00937160">
              <w:rPr>
                <w:rFonts w:cs="Arial"/>
                <w:b/>
                <w:sz w:val="20"/>
                <w:szCs w:val="20"/>
              </w:rPr>
              <w:t>;</w:t>
            </w:r>
          </w:p>
        </w:tc>
        <w:tc>
          <w:tcPr>
            <w:tcW w:w="6098" w:type="dxa"/>
            <w:tcBorders>
              <w:bottom w:val="single" w:sz="4" w:space="0" w:color="000000"/>
              <w:right w:val="single" w:sz="4" w:space="0" w:color="000000"/>
            </w:tcBorders>
            <w:shd w:val="clear" w:color="auto" w:fill="auto"/>
          </w:tcPr>
          <w:p w14:paraId="3BC8A551"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r>
      <w:tr w:rsidR="00510D22" w:rsidRPr="009300FF" w14:paraId="50E4F04B" w14:textId="77777777" w:rsidTr="000F4AE2">
        <w:tc>
          <w:tcPr>
            <w:tcW w:w="2865" w:type="dxa"/>
            <w:tcBorders>
              <w:left w:val="single" w:sz="4" w:space="0" w:color="000000"/>
              <w:bottom w:val="single" w:sz="4" w:space="0" w:color="000000"/>
            </w:tcBorders>
            <w:shd w:val="clear" w:color="auto" w:fill="auto"/>
          </w:tcPr>
          <w:p w14:paraId="55EE1A0E"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A6A73B0" w14:textId="65B3E91F" w:rsidR="00510D22" w:rsidRPr="009300FF" w:rsidRDefault="00510D22" w:rsidP="00145EFB">
            <w:pPr>
              <w:snapToGrid w:val="0"/>
              <w:spacing w:line="240" w:lineRule="auto"/>
              <w:rPr>
                <w:rFonts w:cs="Arial"/>
                <w:b/>
                <w:sz w:val="20"/>
                <w:szCs w:val="20"/>
              </w:rPr>
            </w:pPr>
            <w:r w:rsidRPr="009300FF">
              <w:rPr>
                <w:rFonts w:cs="Arial"/>
                <w:b/>
                <w:sz w:val="20"/>
                <w:szCs w:val="20"/>
              </w:rPr>
              <w:t>Sistema exibe tela com os campos e-mail e s</w:t>
            </w:r>
            <w:r w:rsidR="00937160">
              <w:rPr>
                <w:rFonts w:cs="Arial"/>
                <w:b/>
                <w:sz w:val="20"/>
                <w:szCs w:val="20"/>
              </w:rPr>
              <w:t>enha para preenchimento</w:t>
            </w:r>
            <w:r w:rsidR="00E764A9" w:rsidRPr="009300FF">
              <w:rPr>
                <w:rFonts w:cs="Arial"/>
                <w:b/>
                <w:sz w:val="20"/>
                <w:szCs w:val="20"/>
              </w:rPr>
              <w:t xml:space="preserve"> e botão para realiza</w:t>
            </w:r>
            <w:r w:rsidR="003F1460" w:rsidRPr="009300FF">
              <w:rPr>
                <w:rFonts w:cs="Arial"/>
                <w:b/>
                <w:sz w:val="20"/>
                <w:szCs w:val="20"/>
              </w:rPr>
              <w:t>r</w:t>
            </w:r>
            <w:r w:rsidR="00E764A9" w:rsidRPr="009300FF">
              <w:rPr>
                <w:rFonts w:cs="Arial"/>
                <w:b/>
                <w:sz w:val="20"/>
                <w:szCs w:val="20"/>
              </w:rPr>
              <w:t xml:space="preserve"> </w:t>
            </w:r>
            <w:proofErr w:type="spellStart"/>
            <w:r w:rsidR="00E764A9" w:rsidRPr="009300FF">
              <w:rPr>
                <w:rFonts w:cs="Arial"/>
                <w:b/>
                <w:sz w:val="20"/>
                <w:szCs w:val="20"/>
              </w:rPr>
              <w:t>login</w:t>
            </w:r>
            <w:proofErr w:type="spellEnd"/>
            <w:r w:rsidR="00937160">
              <w:rPr>
                <w:rFonts w:cs="Arial"/>
                <w:b/>
                <w:sz w:val="20"/>
                <w:szCs w:val="20"/>
              </w:rPr>
              <w:t>;</w:t>
            </w:r>
            <w:r w:rsidR="003B6EBB">
              <w:rPr>
                <w:rFonts w:cs="Arial"/>
                <w:b/>
                <w:sz w:val="20"/>
                <w:szCs w:val="20"/>
              </w:rPr>
              <w:t xml:space="preserve"> (PE01).</w:t>
            </w:r>
          </w:p>
        </w:tc>
      </w:tr>
      <w:tr w:rsidR="00510D22" w:rsidRPr="009300FF" w14:paraId="75B1CAF3" w14:textId="77777777" w:rsidTr="000F4AE2">
        <w:tc>
          <w:tcPr>
            <w:tcW w:w="2865" w:type="dxa"/>
            <w:tcBorders>
              <w:left w:val="single" w:sz="4" w:space="0" w:color="000000"/>
              <w:bottom w:val="single" w:sz="4" w:space="0" w:color="000000"/>
            </w:tcBorders>
            <w:shd w:val="clear" w:color="auto" w:fill="auto"/>
          </w:tcPr>
          <w:p w14:paraId="79E3406A" w14:textId="43C4ED51" w:rsidR="00510D22" w:rsidRPr="009300FF" w:rsidRDefault="00510D22" w:rsidP="00937160">
            <w:pPr>
              <w:snapToGrid w:val="0"/>
              <w:spacing w:line="240" w:lineRule="auto"/>
              <w:rPr>
                <w:rFonts w:cs="Arial"/>
                <w:b/>
                <w:sz w:val="20"/>
                <w:szCs w:val="20"/>
              </w:rPr>
            </w:pPr>
            <w:r w:rsidRPr="009300FF">
              <w:rPr>
                <w:rFonts w:cs="Arial"/>
                <w:b/>
                <w:sz w:val="20"/>
                <w:szCs w:val="20"/>
              </w:rPr>
              <w:t>Ator preenche seu usuário e senha</w:t>
            </w:r>
            <w:r w:rsidR="00937160">
              <w:rPr>
                <w:rFonts w:cs="Arial"/>
                <w:b/>
                <w:sz w:val="20"/>
                <w:szCs w:val="20"/>
              </w:rPr>
              <w:t>,</w:t>
            </w:r>
            <w:r w:rsidRPr="009300FF">
              <w:rPr>
                <w:rFonts w:cs="Arial"/>
                <w:b/>
                <w:sz w:val="20"/>
                <w:szCs w:val="20"/>
              </w:rPr>
              <w:t xml:space="preserve"> em seguida </w:t>
            </w:r>
            <w:r w:rsidR="00937160">
              <w:rPr>
                <w:rFonts w:cs="Arial"/>
                <w:b/>
                <w:sz w:val="20"/>
                <w:szCs w:val="20"/>
              </w:rPr>
              <w:t>aciona no botão Entrar;</w:t>
            </w:r>
            <w:r w:rsidR="00E764A9" w:rsidRPr="009300FF">
              <w:rPr>
                <w:rFonts w:cs="Arial"/>
                <w:b/>
                <w:sz w:val="20"/>
                <w:szCs w:val="20"/>
              </w:rPr>
              <w:t xml:space="preserve"> (FA001)</w:t>
            </w:r>
            <w:r w:rsidR="00BA02F3">
              <w:rPr>
                <w:rFonts w:cs="Arial"/>
                <w:b/>
                <w:sz w:val="20"/>
                <w:szCs w:val="20"/>
              </w:rPr>
              <w:t xml:space="preserve"> (FE003)</w:t>
            </w:r>
          </w:p>
        </w:tc>
        <w:tc>
          <w:tcPr>
            <w:tcW w:w="6098" w:type="dxa"/>
            <w:tcBorders>
              <w:bottom w:val="single" w:sz="4" w:space="0" w:color="000000"/>
              <w:right w:val="single" w:sz="4" w:space="0" w:color="000000"/>
            </w:tcBorders>
            <w:shd w:val="clear" w:color="auto" w:fill="auto"/>
          </w:tcPr>
          <w:p w14:paraId="1E2B142D" w14:textId="77777777" w:rsidR="00510D22" w:rsidRPr="009300FF" w:rsidRDefault="00510D22" w:rsidP="000F4AE2">
            <w:pPr>
              <w:snapToGrid w:val="0"/>
              <w:spacing w:line="240" w:lineRule="auto"/>
              <w:rPr>
                <w:rFonts w:cs="Arial"/>
                <w:b/>
                <w:sz w:val="20"/>
                <w:szCs w:val="20"/>
              </w:rPr>
            </w:pPr>
            <w:r w:rsidRPr="009300FF">
              <w:rPr>
                <w:rFonts w:cs="Arial"/>
                <w:b/>
                <w:sz w:val="20"/>
                <w:szCs w:val="20"/>
              </w:rPr>
              <w:t>-</w:t>
            </w:r>
          </w:p>
        </w:tc>
      </w:tr>
      <w:tr w:rsidR="00510D22" w:rsidRPr="009300FF" w14:paraId="5BABF9E6" w14:textId="77777777" w:rsidTr="000F4AE2">
        <w:tc>
          <w:tcPr>
            <w:tcW w:w="2865" w:type="dxa"/>
            <w:tcBorders>
              <w:left w:val="single" w:sz="4" w:space="0" w:color="000000"/>
              <w:bottom w:val="single" w:sz="4" w:space="0" w:color="000000"/>
            </w:tcBorders>
            <w:shd w:val="clear" w:color="auto" w:fill="auto"/>
          </w:tcPr>
          <w:p w14:paraId="40C3CCDB"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296BBB6" w14:textId="7AD3D0AD" w:rsidR="00510D22" w:rsidRPr="009300FF" w:rsidRDefault="00510D22" w:rsidP="006252CE">
            <w:pPr>
              <w:snapToGrid w:val="0"/>
              <w:spacing w:line="240" w:lineRule="auto"/>
              <w:rPr>
                <w:rFonts w:cs="Arial"/>
                <w:b/>
                <w:sz w:val="20"/>
                <w:szCs w:val="20"/>
              </w:rPr>
            </w:pPr>
            <w:r w:rsidRPr="009300FF">
              <w:rPr>
                <w:rFonts w:cs="Arial"/>
                <w:b/>
                <w:sz w:val="20"/>
                <w:szCs w:val="20"/>
              </w:rPr>
              <w:t xml:space="preserve">Sistema verifica se </w:t>
            </w:r>
            <w:del w:id="26" w:author="Lucas" w:date="2015-05-28T00:38:00Z">
              <w:r w:rsidRPr="009300FF" w:rsidDel="006252CE">
                <w:rPr>
                  <w:rFonts w:cs="Arial"/>
                  <w:b/>
                  <w:sz w:val="20"/>
                  <w:szCs w:val="20"/>
                </w:rPr>
                <w:delText>usuári</w:delText>
              </w:r>
              <w:r w:rsidR="000431E8" w:rsidDel="006252CE">
                <w:rPr>
                  <w:rFonts w:cs="Arial"/>
                  <w:b/>
                  <w:sz w:val="20"/>
                  <w:szCs w:val="20"/>
                </w:rPr>
                <w:delText xml:space="preserve">o </w:delText>
              </w:r>
            </w:del>
            <w:ins w:id="27" w:author="Lucas" w:date="2015-05-28T00:38:00Z">
              <w:r w:rsidR="006252CE">
                <w:rPr>
                  <w:rFonts w:cs="Arial"/>
                  <w:b/>
                  <w:sz w:val="20"/>
                  <w:szCs w:val="20"/>
                </w:rPr>
                <w:t xml:space="preserve">cliente </w:t>
              </w:r>
            </w:ins>
            <w:r w:rsidR="000431E8">
              <w:rPr>
                <w:rFonts w:cs="Arial"/>
                <w:b/>
                <w:sz w:val="20"/>
                <w:szCs w:val="20"/>
              </w:rPr>
              <w:t>e senha foram preenchidos;</w:t>
            </w:r>
            <w:r w:rsidR="00FC0994" w:rsidRPr="009300FF">
              <w:rPr>
                <w:rFonts w:cs="Arial"/>
                <w:b/>
                <w:sz w:val="20"/>
                <w:szCs w:val="20"/>
              </w:rPr>
              <w:t xml:space="preserve"> (FE</w:t>
            </w:r>
            <w:r w:rsidRPr="009300FF">
              <w:rPr>
                <w:rFonts w:cs="Arial"/>
                <w:b/>
                <w:sz w:val="20"/>
                <w:szCs w:val="20"/>
              </w:rPr>
              <w:t>001)</w:t>
            </w:r>
            <w:r w:rsidR="00145EFB">
              <w:rPr>
                <w:rFonts w:cs="Arial"/>
                <w:b/>
                <w:sz w:val="20"/>
                <w:szCs w:val="20"/>
              </w:rPr>
              <w:t>(FE003)</w:t>
            </w:r>
          </w:p>
        </w:tc>
      </w:tr>
      <w:tr w:rsidR="00510D22" w:rsidRPr="009300FF" w14:paraId="3D63E569" w14:textId="77777777" w:rsidTr="000F4AE2">
        <w:tc>
          <w:tcPr>
            <w:tcW w:w="2865" w:type="dxa"/>
            <w:tcBorders>
              <w:left w:val="single" w:sz="4" w:space="0" w:color="000000"/>
              <w:bottom w:val="single" w:sz="4" w:space="0" w:color="000000"/>
            </w:tcBorders>
            <w:shd w:val="clear" w:color="auto" w:fill="auto"/>
          </w:tcPr>
          <w:p w14:paraId="6F9EE304"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D77F0F6" w14:textId="1077C41E" w:rsidR="00510D22" w:rsidRPr="009300FF" w:rsidRDefault="00510D22" w:rsidP="006252CE">
            <w:pPr>
              <w:snapToGrid w:val="0"/>
              <w:spacing w:line="240" w:lineRule="auto"/>
              <w:rPr>
                <w:rFonts w:cs="Arial"/>
                <w:b/>
                <w:sz w:val="20"/>
                <w:szCs w:val="20"/>
              </w:rPr>
            </w:pPr>
            <w:r w:rsidRPr="009300FF">
              <w:rPr>
                <w:rFonts w:cs="Arial"/>
                <w:b/>
                <w:sz w:val="20"/>
                <w:szCs w:val="20"/>
              </w:rPr>
              <w:t xml:space="preserve">Sistema verifica se </w:t>
            </w:r>
            <w:del w:id="28" w:author="Lucas" w:date="2015-05-28T00:38:00Z">
              <w:r w:rsidRPr="009300FF" w:rsidDel="006252CE">
                <w:rPr>
                  <w:rFonts w:cs="Arial"/>
                  <w:b/>
                  <w:sz w:val="20"/>
                  <w:szCs w:val="20"/>
                </w:rPr>
                <w:delText xml:space="preserve">usuário </w:delText>
              </w:r>
            </w:del>
            <w:ins w:id="29" w:author="Lucas" w:date="2015-05-28T00:38:00Z">
              <w:r w:rsidR="006252CE">
                <w:rPr>
                  <w:rFonts w:cs="Arial"/>
                  <w:b/>
                  <w:sz w:val="20"/>
                  <w:szCs w:val="20"/>
                </w:rPr>
                <w:t>cliente</w:t>
              </w:r>
              <w:r w:rsidR="006252CE" w:rsidRPr="009300FF">
                <w:rPr>
                  <w:rFonts w:cs="Arial"/>
                  <w:b/>
                  <w:sz w:val="20"/>
                  <w:szCs w:val="20"/>
                </w:rPr>
                <w:t xml:space="preserve"> </w:t>
              </w:r>
            </w:ins>
            <w:r w:rsidRPr="009300FF">
              <w:rPr>
                <w:rFonts w:cs="Arial"/>
                <w:b/>
                <w:sz w:val="20"/>
                <w:szCs w:val="20"/>
              </w:rPr>
              <w:t>e senh</w:t>
            </w:r>
            <w:r w:rsidR="000431E8">
              <w:rPr>
                <w:rFonts w:cs="Arial"/>
                <w:b/>
                <w:sz w:val="20"/>
                <w:szCs w:val="20"/>
              </w:rPr>
              <w:t>a existem no banco de dados;</w:t>
            </w:r>
            <w:r w:rsidR="00FC0994" w:rsidRPr="009300FF">
              <w:rPr>
                <w:rFonts w:cs="Arial"/>
                <w:b/>
                <w:sz w:val="20"/>
                <w:szCs w:val="20"/>
              </w:rPr>
              <w:t xml:space="preserve"> (FE</w:t>
            </w:r>
            <w:r w:rsidRPr="009300FF">
              <w:rPr>
                <w:rFonts w:cs="Arial"/>
                <w:b/>
                <w:sz w:val="20"/>
                <w:szCs w:val="20"/>
              </w:rPr>
              <w:t>002)</w:t>
            </w:r>
            <w:r w:rsidR="00145EFB" w:rsidRPr="009300FF">
              <w:rPr>
                <w:rFonts w:cs="Arial"/>
                <w:b/>
                <w:sz w:val="20"/>
                <w:szCs w:val="20"/>
              </w:rPr>
              <w:t xml:space="preserve"> </w:t>
            </w:r>
          </w:p>
        </w:tc>
      </w:tr>
      <w:tr w:rsidR="006252CE" w:rsidRPr="009300FF" w14:paraId="009273E3" w14:textId="77777777" w:rsidTr="002D5478">
        <w:trPr>
          <w:ins w:id="30" w:author="Lucas" w:date="2015-05-28T00:37:00Z"/>
        </w:trPr>
        <w:tc>
          <w:tcPr>
            <w:tcW w:w="2865" w:type="dxa"/>
            <w:tcBorders>
              <w:left w:val="single" w:sz="4" w:space="0" w:color="000000"/>
              <w:bottom w:val="single" w:sz="4" w:space="0" w:color="000000"/>
            </w:tcBorders>
            <w:shd w:val="clear" w:color="auto" w:fill="auto"/>
          </w:tcPr>
          <w:p w14:paraId="7623F6A9" w14:textId="77777777" w:rsidR="006252CE" w:rsidRPr="009300FF" w:rsidRDefault="006252CE" w:rsidP="002D5478">
            <w:pPr>
              <w:snapToGrid w:val="0"/>
              <w:spacing w:line="240" w:lineRule="auto"/>
              <w:rPr>
                <w:ins w:id="31" w:author="Lucas" w:date="2015-05-28T00:37:00Z"/>
                <w:rFonts w:cs="Arial"/>
                <w:b/>
                <w:sz w:val="20"/>
                <w:szCs w:val="20"/>
              </w:rPr>
            </w:pPr>
          </w:p>
        </w:tc>
        <w:tc>
          <w:tcPr>
            <w:tcW w:w="6098" w:type="dxa"/>
            <w:tcBorders>
              <w:bottom w:val="single" w:sz="4" w:space="0" w:color="000000"/>
              <w:right w:val="single" w:sz="4" w:space="0" w:color="000000"/>
            </w:tcBorders>
            <w:shd w:val="clear" w:color="auto" w:fill="auto"/>
          </w:tcPr>
          <w:p w14:paraId="5CBAAD2D" w14:textId="39C816B7" w:rsidR="006252CE" w:rsidRPr="009300FF" w:rsidRDefault="006252CE" w:rsidP="006252CE">
            <w:pPr>
              <w:snapToGrid w:val="0"/>
              <w:spacing w:line="240" w:lineRule="auto"/>
              <w:rPr>
                <w:ins w:id="32" w:author="Lucas" w:date="2015-05-28T00:37:00Z"/>
                <w:rFonts w:cs="Arial"/>
                <w:b/>
                <w:sz w:val="20"/>
                <w:szCs w:val="20"/>
              </w:rPr>
            </w:pPr>
            <w:ins w:id="33" w:author="Lucas" w:date="2015-05-28T00:37:00Z">
              <w:r w:rsidRPr="009300FF">
                <w:rPr>
                  <w:rFonts w:cs="Arial"/>
                  <w:b/>
                  <w:sz w:val="20"/>
                  <w:szCs w:val="20"/>
                </w:rPr>
                <w:t xml:space="preserve">Sistema verifica se </w:t>
              </w:r>
            </w:ins>
            <w:ins w:id="34" w:author="Lucas" w:date="2015-05-28T00:38:00Z">
              <w:r>
                <w:rPr>
                  <w:rFonts w:cs="Arial"/>
                  <w:b/>
                  <w:sz w:val="20"/>
                  <w:szCs w:val="20"/>
                </w:rPr>
                <w:t>cliente</w:t>
              </w:r>
            </w:ins>
            <w:ins w:id="35" w:author="Lucas" w:date="2015-05-28T00:37:00Z">
              <w:r w:rsidRPr="009300FF">
                <w:rPr>
                  <w:rFonts w:cs="Arial"/>
                  <w:b/>
                  <w:sz w:val="20"/>
                  <w:szCs w:val="20"/>
                </w:rPr>
                <w:t xml:space="preserve"> </w:t>
              </w:r>
              <w:r>
                <w:rPr>
                  <w:rFonts w:cs="Arial"/>
                  <w:b/>
                  <w:sz w:val="20"/>
                  <w:szCs w:val="20"/>
                </w:rPr>
                <w:t>esta ativo;</w:t>
              </w:r>
              <w:r w:rsidRPr="009300FF">
                <w:rPr>
                  <w:rFonts w:cs="Arial"/>
                  <w:b/>
                  <w:sz w:val="20"/>
                  <w:szCs w:val="20"/>
                </w:rPr>
                <w:t xml:space="preserve"> (FE</w:t>
              </w:r>
              <w:r w:rsidR="00176358">
                <w:rPr>
                  <w:rFonts w:cs="Arial"/>
                  <w:b/>
                  <w:sz w:val="20"/>
                  <w:szCs w:val="20"/>
                </w:rPr>
                <w:t>004</w:t>
              </w:r>
              <w:r w:rsidRPr="009300FF">
                <w:rPr>
                  <w:rFonts w:cs="Arial"/>
                  <w:b/>
                  <w:sz w:val="20"/>
                  <w:szCs w:val="20"/>
                </w:rPr>
                <w:t xml:space="preserve">) </w:t>
              </w:r>
            </w:ins>
          </w:p>
        </w:tc>
      </w:tr>
      <w:tr w:rsidR="00510D22" w:rsidRPr="009300FF" w14:paraId="5349A2C5" w14:textId="77777777" w:rsidTr="000F4AE2">
        <w:tc>
          <w:tcPr>
            <w:tcW w:w="2865" w:type="dxa"/>
            <w:tcBorders>
              <w:left w:val="single" w:sz="4" w:space="0" w:color="000000"/>
              <w:bottom w:val="single" w:sz="4" w:space="0" w:color="000000"/>
            </w:tcBorders>
            <w:shd w:val="clear" w:color="auto" w:fill="auto"/>
          </w:tcPr>
          <w:p w14:paraId="3C64B108" w14:textId="77777777" w:rsidR="00510D22" w:rsidRPr="009300FF" w:rsidRDefault="00510D22"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DE8491C" w14:textId="77777777" w:rsidR="00510D22" w:rsidRPr="009300FF" w:rsidRDefault="00575AA8" w:rsidP="000F4AE2">
            <w:pPr>
              <w:snapToGrid w:val="0"/>
              <w:spacing w:line="240" w:lineRule="auto"/>
              <w:rPr>
                <w:rFonts w:cs="Arial"/>
                <w:b/>
                <w:sz w:val="20"/>
                <w:szCs w:val="20"/>
              </w:rPr>
            </w:pPr>
            <w:r w:rsidRPr="009300FF">
              <w:rPr>
                <w:rFonts w:cs="Arial"/>
                <w:b/>
                <w:sz w:val="20"/>
                <w:szCs w:val="20"/>
              </w:rPr>
              <w:t xml:space="preserve">Sistema exibe </w:t>
            </w:r>
            <w:r w:rsidR="00145EFB">
              <w:rPr>
                <w:rFonts w:cs="Arial"/>
                <w:b/>
                <w:sz w:val="20"/>
                <w:szCs w:val="20"/>
              </w:rPr>
              <w:t xml:space="preserve">(MSG004) e redireciona para a </w:t>
            </w:r>
            <w:r w:rsidRPr="009300FF">
              <w:rPr>
                <w:rFonts w:cs="Arial"/>
                <w:b/>
                <w:sz w:val="20"/>
                <w:szCs w:val="20"/>
              </w:rPr>
              <w:t>tela principal do sistema, de acordo com o seu perfil.</w:t>
            </w:r>
          </w:p>
        </w:tc>
      </w:tr>
      <w:tr w:rsidR="00510D22" w:rsidRPr="009300FF" w14:paraId="2706A8B7" w14:textId="77777777" w:rsidTr="000F4AE2">
        <w:tc>
          <w:tcPr>
            <w:tcW w:w="2865" w:type="dxa"/>
            <w:tcBorders>
              <w:left w:val="single" w:sz="4" w:space="0" w:color="000000"/>
              <w:bottom w:val="single" w:sz="4" w:space="0" w:color="000000"/>
            </w:tcBorders>
            <w:shd w:val="clear" w:color="auto" w:fill="D9D9D9"/>
          </w:tcPr>
          <w:p w14:paraId="4AF6331C" w14:textId="77777777" w:rsidR="00510D22" w:rsidRPr="009300FF" w:rsidRDefault="00510D22" w:rsidP="000F4AE2">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6213A751" w14:textId="77777777" w:rsidR="00510D22" w:rsidRPr="009300FF" w:rsidRDefault="00510D22" w:rsidP="000F4AE2">
            <w:pPr>
              <w:snapToGrid w:val="0"/>
              <w:spacing w:line="240" w:lineRule="auto"/>
              <w:rPr>
                <w:rFonts w:cs="Arial"/>
                <w:b/>
                <w:sz w:val="20"/>
                <w:szCs w:val="20"/>
              </w:rPr>
            </w:pPr>
          </w:p>
        </w:tc>
      </w:tr>
      <w:tr w:rsidR="00715F4B" w:rsidRPr="009300FF" w14:paraId="36B53D66" w14:textId="77777777" w:rsidTr="000F4A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5834999" w14:textId="77777777" w:rsidR="00715F4B" w:rsidRPr="009300FF" w:rsidRDefault="00715F4B" w:rsidP="000F4AE2">
            <w:pPr>
              <w:ind w:left="-59"/>
              <w:rPr>
                <w:rFonts w:cs="Arial"/>
              </w:rPr>
            </w:pPr>
            <w:r w:rsidRPr="009300FF">
              <w:rPr>
                <w:rFonts w:cs="Arial"/>
              </w:rPr>
              <w:t>Os campos e-mail e senha são obrigatórios.</w:t>
            </w:r>
          </w:p>
          <w:p w14:paraId="58AB599B" w14:textId="77777777" w:rsidR="00715F4B" w:rsidRPr="009300FF" w:rsidRDefault="00715F4B" w:rsidP="000F4AE2">
            <w:pPr>
              <w:ind w:left="-59"/>
              <w:rPr>
                <w:rFonts w:cs="Arial"/>
              </w:rPr>
            </w:pPr>
            <w:r w:rsidRPr="009300FF">
              <w:rPr>
                <w:rFonts w:cs="Arial"/>
              </w:rPr>
              <w:t>Campo e-mail possui mascará para e-mail.</w:t>
            </w:r>
          </w:p>
          <w:p w14:paraId="40998625" w14:textId="77777777" w:rsidR="00145EFB" w:rsidRDefault="00715F4B" w:rsidP="00145EFB">
            <w:pPr>
              <w:ind w:left="-59"/>
              <w:rPr>
                <w:rFonts w:cs="Arial"/>
              </w:rPr>
            </w:pPr>
            <w:r w:rsidRPr="009300FF">
              <w:rPr>
                <w:rFonts w:cs="Arial"/>
              </w:rPr>
              <w:t>Campo senha possui seus caracteres substituídos por “ * ” asterisco.</w:t>
            </w:r>
          </w:p>
          <w:p w14:paraId="5CBC166D" w14:textId="77777777" w:rsidR="00145EFB" w:rsidRPr="009300FF" w:rsidRDefault="00145EFB" w:rsidP="00145EFB">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tc>
      </w:tr>
      <w:tr w:rsidR="00715F4B" w:rsidRPr="009300FF" w14:paraId="650559FA" w14:textId="77777777" w:rsidTr="000F4AE2">
        <w:tc>
          <w:tcPr>
            <w:tcW w:w="2865" w:type="dxa"/>
            <w:tcBorders>
              <w:left w:val="single" w:sz="4" w:space="0" w:color="000000"/>
            </w:tcBorders>
            <w:shd w:val="clear" w:color="auto" w:fill="D9D9D9"/>
          </w:tcPr>
          <w:p w14:paraId="620137D0" w14:textId="77777777" w:rsidR="00715F4B" w:rsidRPr="009300FF" w:rsidRDefault="00FC0994" w:rsidP="000F4AE2">
            <w:pPr>
              <w:snapToGrid w:val="0"/>
              <w:spacing w:line="240" w:lineRule="auto"/>
              <w:rPr>
                <w:rFonts w:cs="Arial"/>
                <w:b/>
                <w:sz w:val="20"/>
                <w:szCs w:val="20"/>
              </w:rPr>
            </w:pPr>
            <w:bookmarkStart w:id="36" w:name="__RefHeading__17_917345576"/>
            <w:r w:rsidRPr="009300FF">
              <w:rPr>
                <w:rFonts w:cs="Arial"/>
                <w:b/>
                <w:sz w:val="20"/>
                <w:szCs w:val="20"/>
              </w:rPr>
              <w:t>Fluxos de Exceção</w:t>
            </w:r>
          </w:p>
        </w:tc>
        <w:tc>
          <w:tcPr>
            <w:tcW w:w="6098" w:type="dxa"/>
            <w:tcBorders>
              <w:right w:val="single" w:sz="4" w:space="0" w:color="000000"/>
            </w:tcBorders>
            <w:shd w:val="clear" w:color="auto" w:fill="auto"/>
          </w:tcPr>
          <w:p w14:paraId="63C70485" w14:textId="3AEAA4BA" w:rsidR="00715F4B" w:rsidRPr="009300FF" w:rsidRDefault="00FC0994" w:rsidP="00145EFB">
            <w:pPr>
              <w:snapToGrid w:val="0"/>
              <w:spacing w:line="240" w:lineRule="auto"/>
              <w:rPr>
                <w:rFonts w:cs="Arial"/>
                <w:b/>
                <w:sz w:val="20"/>
                <w:szCs w:val="20"/>
              </w:rPr>
            </w:pPr>
            <w:r w:rsidRPr="009300FF">
              <w:rPr>
                <w:rFonts w:cs="Arial"/>
                <w:b/>
                <w:sz w:val="20"/>
                <w:szCs w:val="20"/>
              </w:rPr>
              <w:t>(FE</w:t>
            </w:r>
            <w:r w:rsidR="00715F4B" w:rsidRPr="009300FF">
              <w:rPr>
                <w:rFonts w:cs="Arial"/>
                <w:b/>
                <w:sz w:val="20"/>
                <w:szCs w:val="20"/>
              </w:rPr>
              <w:t>001) –</w:t>
            </w:r>
            <w:r w:rsidR="00E9011C" w:rsidRPr="009300FF">
              <w:rPr>
                <w:rFonts w:cs="Arial"/>
                <w:b/>
                <w:sz w:val="20"/>
                <w:szCs w:val="20"/>
              </w:rPr>
              <w:t xml:space="preserve"> A</w:t>
            </w:r>
            <w:r w:rsidR="001B5BD2">
              <w:rPr>
                <w:rFonts w:cs="Arial"/>
                <w:b/>
                <w:sz w:val="20"/>
                <w:szCs w:val="20"/>
              </w:rPr>
              <w:t>lguns</w:t>
            </w:r>
            <w:r w:rsidR="000431E8">
              <w:rPr>
                <w:rFonts w:cs="Arial"/>
                <w:b/>
                <w:sz w:val="20"/>
                <w:szCs w:val="20"/>
              </w:rPr>
              <w:t xml:space="preserve"> dos campos não fora</w:t>
            </w:r>
            <w:r w:rsidR="00715F4B" w:rsidRPr="009300FF">
              <w:rPr>
                <w:rFonts w:cs="Arial"/>
                <w:b/>
                <w:sz w:val="20"/>
                <w:szCs w:val="20"/>
              </w:rPr>
              <w:t>m preenchidos</w:t>
            </w:r>
            <w:r w:rsidR="000431E8">
              <w:rPr>
                <w:rFonts w:cs="Arial"/>
                <w:b/>
                <w:sz w:val="20"/>
                <w:szCs w:val="20"/>
              </w:rPr>
              <w:t>. S</w:t>
            </w:r>
            <w:r w:rsidR="00715F4B" w:rsidRPr="009300FF">
              <w:rPr>
                <w:rFonts w:cs="Arial"/>
                <w:b/>
                <w:sz w:val="20"/>
                <w:szCs w:val="20"/>
              </w:rPr>
              <w:t>istema</w:t>
            </w:r>
            <w:r w:rsidR="00575AA8" w:rsidRPr="009300FF">
              <w:rPr>
                <w:rFonts w:cs="Arial"/>
                <w:b/>
                <w:sz w:val="20"/>
                <w:szCs w:val="20"/>
              </w:rPr>
              <w:t xml:space="preserve"> exibe mensagem</w:t>
            </w:r>
            <w:r w:rsidR="00145EFB" w:rsidRPr="009300FF">
              <w:rPr>
                <w:rFonts w:cs="Arial"/>
                <w:b/>
                <w:sz w:val="20"/>
                <w:szCs w:val="20"/>
              </w:rPr>
              <w:t xml:space="preserve"> MSG001</w:t>
            </w:r>
            <w:r w:rsidR="00575AA8" w:rsidRPr="009300FF">
              <w:rPr>
                <w:rFonts w:cs="Arial"/>
                <w:b/>
                <w:sz w:val="20"/>
                <w:szCs w:val="20"/>
              </w:rPr>
              <w:t xml:space="preserve"> </w:t>
            </w:r>
            <w:r w:rsidR="00145EFB">
              <w:rPr>
                <w:rFonts w:cs="Arial"/>
                <w:b/>
                <w:sz w:val="20"/>
                <w:szCs w:val="20"/>
              </w:rPr>
              <w:t>no campo em questão</w:t>
            </w:r>
            <w:r w:rsidR="006408C1" w:rsidRPr="009300FF">
              <w:rPr>
                <w:rFonts w:cs="Arial"/>
                <w:b/>
                <w:sz w:val="20"/>
                <w:szCs w:val="20"/>
              </w:rPr>
              <w:t>.</w:t>
            </w:r>
          </w:p>
        </w:tc>
      </w:tr>
      <w:tr w:rsidR="00575AA8" w:rsidRPr="009300FF" w14:paraId="7BE35914" w14:textId="77777777" w:rsidTr="000F4AE2">
        <w:tc>
          <w:tcPr>
            <w:tcW w:w="2865" w:type="dxa"/>
            <w:tcBorders>
              <w:left w:val="single" w:sz="4" w:space="0" w:color="000000"/>
            </w:tcBorders>
            <w:shd w:val="clear" w:color="auto" w:fill="D9D9D9"/>
          </w:tcPr>
          <w:p w14:paraId="1959A8BC" w14:textId="77777777" w:rsidR="00575AA8" w:rsidRPr="009300FF" w:rsidRDefault="00575AA8" w:rsidP="000F4AE2">
            <w:pPr>
              <w:snapToGrid w:val="0"/>
              <w:spacing w:line="240" w:lineRule="auto"/>
              <w:rPr>
                <w:rFonts w:cs="Arial"/>
                <w:b/>
                <w:sz w:val="20"/>
                <w:szCs w:val="20"/>
              </w:rPr>
            </w:pPr>
          </w:p>
        </w:tc>
        <w:tc>
          <w:tcPr>
            <w:tcW w:w="6098" w:type="dxa"/>
            <w:tcBorders>
              <w:right w:val="single" w:sz="4" w:space="0" w:color="000000"/>
            </w:tcBorders>
            <w:shd w:val="clear" w:color="auto" w:fill="auto"/>
          </w:tcPr>
          <w:p w14:paraId="1FAAF0C4" w14:textId="77777777" w:rsidR="00575AA8" w:rsidRPr="009300FF" w:rsidRDefault="00575AA8" w:rsidP="000F4AE2">
            <w:pPr>
              <w:snapToGrid w:val="0"/>
              <w:spacing w:line="240" w:lineRule="auto"/>
              <w:rPr>
                <w:rFonts w:cs="Arial"/>
                <w:b/>
                <w:sz w:val="20"/>
                <w:szCs w:val="20"/>
              </w:rPr>
            </w:pPr>
          </w:p>
        </w:tc>
      </w:tr>
      <w:tr w:rsidR="00575AA8" w:rsidRPr="009300FF" w14:paraId="7F7530C9" w14:textId="77777777" w:rsidTr="000F4AE2">
        <w:tc>
          <w:tcPr>
            <w:tcW w:w="2865" w:type="dxa"/>
            <w:tcBorders>
              <w:left w:val="single" w:sz="4" w:space="0" w:color="000000"/>
              <w:bottom w:val="single" w:sz="4" w:space="0" w:color="000000"/>
            </w:tcBorders>
            <w:shd w:val="clear" w:color="auto" w:fill="D9D9D9"/>
          </w:tcPr>
          <w:p w14:paraId="5BDD5837" w14:textId="77777777" w:rsidR="00575AA8" w:rsidRPr="009300FF" w:rsidRDefault="00575AA8" w:rsidP="000F4AE2">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58E0AE0" w14:textId="77777777" w:rsidR="00575AA8" w:rsidRDefault="00FC0994" w:rsidP="000431E8">
            <w:pPr>
              <w:snapToGrid w:val="0"/>
              <w:spacing w:line="240" w:lineRule="auto"/>
              <w:rPr>
                <w:rFonts w:cs="Arial"/>
                <w:b/>
                <w:sz w:val="20"/>
                <w:szCs w:val="20"/>
              </w:rPr>
            </w:pPr>
            <w:r w:rsidRPr="009300FF">
              <w:rPr>
                <w:rFonts w:cs="Arial"/>
                <w:b/>
                <w:sz w:val="20"/>
                <w:szCs w:val="20"/>
              </w:rPr>
              <w:t>(FE</w:t>
            </w:r>
            <w:r w:rsidR="00575AA8" w:rsidRPr="009300FF">
              <w:rPr>
                <w:rFonts w:cs="Arial"/>
                <w:b/>
                <w:sz w:val="20"/>
                <w:szCs w:val="20"/>
              </w:rPr>
              <w:t>002) –</w:t>
            </w:r>
            <w:r w:rsidR="00E9011C" w:rsidRPr="009300FF">
              <w:rPr>
                <w:rFonts w:cs="Arial"/>
                <w:b/>
                <w:sz w:val="20"/>
                <w:szCs w:val="20"/>
              </w:rPr>
              <w:t xml:space="preserve"> U</w:t>
            </w:r>
            <w:r w:rsidR="000431E8">
              <w:rPr>
                <w:rFonts w:cs="Arial"/>
                <w:b/>
                <w:sz w:val="20"/>
                <w:szCs w:val="20"/>
              </w:rPr>
              <w:t>suário e senha não existem. S</w:t>
            </w:r>
            <w:r w:rsidR="00575AA8" w:rsidRPr="009300FF">
              <w:rPr>
                <w:rFonts w:cs="Arial"/>
                <w:b/>
                <w:sz w:val="20"/>
                <w:szCs w:val="20"/>
              </w:rPr>
              <w:t xml:space="preserve">istema </w:t>
            </w:r>
            <w:r w:rsidR="000431E8">
              <w:rPr>
                <w:rFonts w:cs="Arial"/>
                <w:b/>
                <w:sz w:val="20"/>
                <w:szCs w:val="20"/>
              </w:rPr>
              <w:t xml:space="preserve">exibe mensagem MSG002 e volta a ação </w:t>
            </w:r>
            <w:r w:rsidR="00575AA8" w:rsidRPr="009300FF">
              <w:rPr>
                <w:rFonts w:cs="Arial"/>
                <w:b/>
                <w:sz w:val="20"/>
                <w:szCs w:val="20"/>
              </w:rPr>
              <w:t>2</w:t>
            </w:r>
            <w:r w:rsidR="000431E8">
              <w:rPr>
                <w:rFonts w:cs="Arial"/>
                <w:b/>
                <w:sz w:val="20"/>
                <w:szCs w:val="20"/>
              </w:rPr>
              <w:t xml:space="preserve"> do Fluxo Principal</w:t>
            </w:r>
            <w:r w:rsidR="00575AA8" w:rsidRPr="009300FF">
              <w:rPr>
                <w:rFonts w:cs="Arial"/>
                <w:b/>
                <w:sz w:val="20"/>
                <w:szCs w:val="20"/>
              </w:rPr>
              <w:t xml:space="preserve"> do Ator.</w:t>
            </w:r>
          </w:p>
          <w:p w14:paraId="4544057F" w14:textId="77777777" w:rsidR="00145EFB" w:rsidRDefault="00145EFB" w:rsidP="000431E8">
            <w:pPr>
              <w:snapToGrid w:val="0"/>
              <w:spacing w:line="240" w:lineRule="auto"/>
              <w:rPr>
                <w:rFonts w:cs="Arial"/>
                <w:b/>
                <w:sz w:val="20"/>
                <w:szCs w:val="20"/>
              </w:rPr>
            </w:pPr>
          </w:p>
          <w:p w14:paraId="5D93B5F9" w14:textId="77777777" w:rsidR="00145EFB" w:rsidRDefault="00145EFB" w:rsidP="00145EFB">
            <w:pPr>
              <w:snapToGrid w:val="0"/>
              <w:spacing w:line="240" w:lineRule="auto"/>
              <w:rPr>
                <w:ins w:id="37" w:author="Lucas" w:date="2015-05-28T00:40:00Z"/>
                <w:rFonts w:cs="Arial"/>
                <w:b/>
                <w:sz w:val="20"/>
                <w:szCs w:val="20"/>
              </w:rPr>
            </w:pPr>
            <w:r w:rsidRPr="009300FF">
              <w:rPr>
                <w:rFonts w:cs="Arial"/>
                <w:b/>
                <w:sz w:val="20"/>
                <w:szCs w:val="20"/>
              </w:rPr>
              <w:t>(FE</w:t>
            </w:r>
            <w:r>
              <w:rPr>
                <w:rFonts w:cs="Arial"/>
                <w:b/>
                <w:sz w:val="20"/>
                <w:szCs w:val="20"/>
              </w:rPr>
              <w:t>003</w:t>
            </w:r>
            <w:r w:rsidRPr="009300FF">
              <w:rPr>
                <w:rFonts w:cs="Arial"/>
                <w:b/>
                <w:sz w:val="20"/>
                <w:szCs w:val="20"/>
              </w:rPr>
              <w:t xml:space="preserve">) – </w:t>
            </w:r>
            <w:r>
              <w:rPr>
                <w:rFonts w:cs="Arial"/>
                <w:b/>
                <w:sz w:val="20"/>
                <w:szCs w:val="20"/>
              </w:rPr>
              <w:t>Campo senha possui menos de 6 caracteres. S</w:t>
            </w:r>
            <w:r w:rsidRPr="009300FF">
              <w:rPr>
                <w:rFonts w:cs="Arial"/>
                <w:b/>
                <w:sz w:val="20"/>
                <w:szCs w:val="20"/>
              </w:rPr>
              <w:t xml:space="preserve">istema </w:t>
            </w:r>
            <w:r>
              <w:rPr>
                <w:rFonts w:cs="Arial"/>
                <w:b/>
                <w:sz w:val="20"/>
                <w:szCs w:val="20"/>
              </w:rPr>
              <w:t xml:space="preserve">exibe mensagem MSG003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p>
          <w:p w14:paraId="5524F1D0" w14:textId="77777777" w:rsidR="00AE28D8" w:rsidRDefault="00AE28D8" w:rsidP="00145EFB">
            <w:pPr>
              <w:snapToGrid w:val="0"/>
              <w:spacing w:line="240" w:lineRule="auto"/>
              <w:rPr>
                <w:ins w:id="38" w:author="Lucas" w:date="2015-05-28T00:40:00Z"/>
                <w:rFonts w:cs="Arial"/>
                <w:b/>
                <w:sz w:val="20"/>
                <w:szCs w:val="20"/>
              </w:rPr>
            </w:pPr>
          </w:p>
          <w:p w14:paraId="0155D6FA" w14:textId="10858758" w:rsidR="00AE28D8" w:rsidRDefault="00AE28D8" w:rsidP="00AE28D8">
            <w:pPr>
              <w:snapToGrid w:val="0"/>
              <w:spacing w:line="240" w:lineRule="auto"/>
              <w:rPr>
                <w:ins w:id="39" w:author="Lucas" w:date="2015-05-28T00:40:00Z"/>
                <w:rFonts w:cs="Arial"/>
                <w:b/>
                <w:sz w:val="20"/>
                <w:szCs w:val="20"/>
              </w:rPr>
            </w:pPr>
            <w:ins w:id="40" w:author="Lucas" w:date="2015-05-28T00:40:00Z">
              <w:r w:rsidRPr="009300FF">
                <w:rPr>
                  <w:rFonts w:cs="Arial"/>
                  <w:b/>
                  <w:sz w:val="20"/>
                  <w:szCs w:val="20"/>
                </w:rPr>
                <w:t>(FE</w:t>
              </w:r>
              <w:r>
                <w:rPr>
                  <w:rFonts w:cs="Arial"/>
                  <w:b/>
                  <w:sz w:val="20"/>
                  <w:szCs w:val="20"/>
                </w:rPr>
                <w:t>004</w:t>
              </w:r>
              <w:r w:rsidRPr="009300FF">
                <w:rPr>
                  <w:rFonts w:cs="Arial"/>
                  <w:b/>
                  <w:sz w:val="20"/>
                  <w:szCs w:val="20"/>
                </w:rPr>
                <w:t>) – U</w:t>
              </w:r>
              <w:r>
                <w:rPr>
                  <w:rFonts w:cs="Arial"/>
                  <w:b/>
                  <w:sz w:val="20"/>
                  <w:szCs w:val="20"/>
                </w:rPr>
                <w:t>suário não se encontra ativo. S</w:t>
              </w:r>
              <w:r w:rsidRPr="009300FF">
                <w:rPr>
                  <w:rFonts w:cs="Arial"/>
                  <w:b/>
                  <w:sz w:val="20"/>
                  <w:szCs w:val="20"/>
                </w:rPr>
                <w:t xml:space="preserve">istema </w:t>
              </w:r>
              <w:r>
                <w:rPr>
                  <w:rFonts w:cs="Arial"/>
                  <w:b/>
                  <w:sz w:val="20"/>
                  <w:szCs w:val="20"/>
                </w:rPr>
                <w:t xml:space="preserve">exibe mensagem MSG005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ins>
          </w:p>
          <w:p w14:paraId="51ECB7D9" w14:textId="77777777" w:rsidR="00AE28D8" w:rsidRDefault="00AE28D8" w:rsidP="00145EFB">
            <w:pPr>
              <w:snapToGrid w:val="0"/>
              <w:spacing w:line="240" w:lineRule="auto"/>
              <w:rPr>
                <w:rFonts w:cs="Arial"/>
                <w:b/>
                <w:sz w:val="20"/>
                <w:szCs w:val="20"/>
              </w:rPr>
            </w:pPr>
          </w:p>
          <w:p w14:paraId="06B8ED53" w14:textId="77777777" w:rsidR="00145EFB" w:rsidRPr="009300FF" w:rsidRDefault="00145EFB" w:rsidP="00145EFB">
            <w:pPr>
              <w:snapToGrid w:val="0"/>
              <w:spacing w:line="240" w:lineRule="auto"/>
              <w:rPr>
                <w:rFonts w:cs="Arial"/>
                <w:b/>
                <w:sz w:val="20"/>
                <w:szCs w:val="20"/>
              </w:rPr>
            </w:pPr>
          </w:p>
        </w:tc>
      </w:tr>
      <w:tr w:rsidR="00575AA8" w:rsidRPr="009300FF" w14:paraId="666EB2B5" w14:textId="77777777" w:rsidTr="000F4AE2">
        <w:tc>
          <w:tcPr>
            <w:tcW w:w="2865" w:type="dxa"/>
            <w:tcBorders>
              <w:left w:val="single" w:sz="4" w:space="0" w:color="000000"/>
            </w:tcBorders>
            <w:shd w:val="clear" w:color="auto" w:fill="D9D9D9"/>
          </w:tcPr>
          <w:p w14:paraId="4DDD9298" w14:textId="77777777" w:rsidR="00575AA8" w:rsidRPr="009300FF" w:rsidRDefault="00575AA8" w:rsidP="000F4AE2">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84DA98F" w14:textId="77777777" w:rsidR="00575AA8" w:rsidRPr="009300FF" w:rsidRDefault="00145EFB" w:rsidP="00145EFB">
            <w:pPr>
              <w:snapToGrid w:val="0"/>
              <w:spacing w:line="240" w:lineRule="auto"/>
              <w:rPr>
                <w:rFonts w:cs="Arial"/>
                <w:b/>
                <w:sz w:val="20"/>
                <w:szCs w:val="20"/>
              </w:rPr>
            </w:pPr>
            <w:r>
              <w:rPr>
                <w:rFonts w:cs="Arial"/>
                <w:b/>
                <w:sz w:val="20"/>
                <w:szCs w:val="20"/>
              </w:rPr>
              <w:t>MSG001 – Este campo é obrigatório.</w:t>
            </w:r>
          </w:p>
        </w:tc>
      </w:tr>
      <w:tr w:rsidR="00575AA8" w:rsidRPr="009300FF" w14:paraId="345F2B91" w14:textId="77777777" w:rsidTr="000F4AE2">
        <w:tc>
          <w:tcPr>
            <w:tcW w:w="2865" w:type="dxa"/>
            <w:tcBorders>
              <w:left w:val="single" w:sz="4" w:space="0" w:color="000000"/>
            </w:tcBorders>
            <w:shd w:val="clear" w:color="auto" w:fill="D9D9D9"/>
          </w:tcPr>
          <w:p w14:paraId="3FCAA8D7" w14:textId="77777777" w:rsidR="00575AA8" w:rsidRPr="009300FF" w:rsidRDefault="00575AA8" w:rsidP="000F4AE2">
            <w:pPr>
              <w:snapToGrid w:val="0"/>
              <w:spacing w:line="240" w:lineRule="auto"/>
              <w:rPr>
                <w:rFonts w:cs="Arial"/>
                <w:b/>
                <w:sz w:val="20"/>
                <w:szCs w:val="20"/>
              </w:rPr>
            </w:pPr>
          </w:p>
        </w:tc>
        <w:tc>
          <w:tcPr>
            <w:tcW w:w="6098" w:type="dxa"/>
            <w:tcBorders>
              <w:right w:val="single" w:sz="4" w:space="0" w:color="000000"/>
            </w:tcBorders>
            <w:shd w:val="clear" w:color="auto" w:fill="auto"/>
          </w:tcPr>
          <w:p w14:paraId="5CBC06D6" w14:textId="77777777" w:rsidR="00575AA8" w:rsidRPr="009300FF" w:rsidRDefault="00575AA8" w:rsidP="000F4AE2">
            <w:pPr>
              <w:snapToGrid w:val="0"/>
              <w:spacing w:line="240" w:lineRule="auto"/>
              <w:rPr>
                <w:rFonts w:cs="Arial"/>
                <w:b/>
                <w:sz w:val="20"/>
                <w:szCs w:val="20"/>
              </w:rPr>
            </w:pPr>
          </w:p>
        </w:tc>
      </w:tr>
      <w:tr w:rsidR="000F4AE2" w:rsidRPr="009300FF" w14:paraId="04D45F2D" w14:textId="77777777" w:rsidTr="00CA209D">
        <w:tc>
          <w:tcPr>
            <w:tcW w:w="2865" w:type="dxa"/>
            <w:tcBorders>
              <w:left w:val="single" w:sz="4" w:space="0" w:color="auto"/>
              <w:bottom w:val="single" w:sz="4" w:space="0" w:color="000000"/>
            </w:tcBorders>
            <w:shd w:val="clear" w:color="auto" w:fill="D9D9D9"/>
          </w:tcPr>
          <w:p w14:paraId="42171BC3" w14:textId="77777777" w:rsidR="000F4AE2" w:rsidRPr="009300FF" w:rsidRDefault="000F4AE2"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B90E9A0" w14:textId="77777777" w:rsidR="000F4AE2" w:rsidRDefault="000F4AE2" w:rsidP="00CA209D">
            <w:pPr>
              <w:snapToGrid w:val="0"/>
              <w:spacing w:line="240" w:lineRule="auto"/>
              <w:rPr>
                <w:rFonts w:cs="Arial"/>
                <w:b/>
                <w:sz w:val="20"/>
                <w:szCs w:val="20"/>
              </w:rPr>
            </w:pPr>
            <w:r w:rsidRPr="009300FF">
              <w:rPr>
                <w:rFonts w:cs="Arial"/>
                <w:b/>
                <w:sz w:val="20"/>
                <w:szCs w:val="20"/>
              </w:rPr>
              <w:t xml:space="preserve">MSG002 – </w:t>
            </w:r>
            <w:r w:rsidR="007C5CB2" w:rsidRPr="007C5CB2">
              <w:rPr>
                <w:rFonts w:cs="Arial"/>
                <w:b/>
                <w:sz w:val="20"/>
                <w:szCs w:val="20"/>
              </w:rPr>
              <w:t>Usuário ou senha incorretos</w:t>
            </w:r>
            <w:r w:rsidR="007C5CB2">
              <w:rPr>
                <w:rFonts w:cs="Arial"/>
                <w:b/>
                <w:sz w:val="20"/>
                <w:szCs w:val="20"/>
              </w:rPr>
              <w:t>.</w:t>
            </w:r>
          </w:p>
          <w:p w14:paraId="515F542C" w14:textId="77777777" w:rsidR="00145EFB" w:rsidRDefault="00145EFB" w:rsidP="00CA209D">
            <w:pPr>
              <w:snapToGrid w:val="0"/>
              <w:spacing w:line="240" w:lineRule="auto"/>
              <w:rPr>
                <w:rFonts w:cs="Arial"/>
                <w:b/>
                <w:sz w:val="20"/>
                <w:szCs w:val="20"/>
              </w:rPr>
            </w:pPr>
          </w:p>
          <w:p w14:paraId="512D0CE7" w14:textId="77AF56FD" w:rsidR="00145EFB" w:rsidRDefault="00145EFB" w:rsidP="00CA209D">
            <w:pPr>
              <w:snapToGrid w:val="0"/>
              <w:spacing w:line="240" w:lineRule="auto"/>
              <w:rPr>
                <w:rFonts w:cs="Arial"/>
                <w:b/>
                <w:sz w:val="20"/>
                <w:szCs w:val="20"/>
              </w:rPr>
            </w:pPr>
            <w:r>
              <w:rPr>
                <w:rFonts w:cs="Arial"/>
                <w:b/>
                <w:sz w:val="20"/>
                <w:szCs w:val="20"/>
              </w:rPr>
              <w:t xml:space="preserve">MSG003 – </w:t>
            </w:r>
            <w:r w:rsidR="006A2911">
              <w:rPr>
                <w:rFonts w:cs="Arial"/>
                <w:b/>
                <w:sz w:val="20"/>
                <w:szCs w:val="20"/>
              </w:rPr>
              <w:t>Senha</w:t>
            </w:r>
            <w:r>
              <w:rPr>
                <w:rFonts w:cs="Arial"/>
                <w:b/>
                <w:sz w:val="20"/>
                <w:szCs w:val="20"/>
              </w:rPr>
              <w:t xml:space="preserve"> deve conter no mínimo 6 caracteres.</w:t>
            </w:r>
          </w:p>
          <w:p w14:paraId="4854C97E" w14:textId="77777777" w:rsidR="00145EFB" w:rsidRDefault="00145EFB" w:rsidP="00CA209D">
            <w:pPr>
              <w:snapToGrid w:val="0"/>
              <w:spacing w:line="240" w:lineRule="auto"/>
              <w:rPr>
                <w:rFonts w:cs="Arial"/>
                <w:b/>
                <w:sz w:val="20"/>
                <w:szCs w:val="20"/>
              </w:rPr>
            </w:pPr>
          </w:p>
          <w:p w14:paraId="4C1C455E" w14:textId="77777777" w:rsidR="00145EFB" w:rsidRDefault="00145EFB" w:rsidP="00CA209D">
            <w:pPr>
              <w:snapToGrid w:val="0"/>
              <w:spacing w:line="240" w:lineRule="auto"/>
              <w:rPr>
                <w:ins w:id="41" w:author="Lucas" w:date="2015-05-28T00:38:00Z"/>
                <w:rFonts w:cs="Arial"/>
                <w:b/>
                <w:sz w:val="20"/>
                <w:szCs w:val="20"/>
              </w:rPr>
            </w:pPr>
            <w:r>
              <w:rPr>
                <w:rFonts w:cs="Arial"/>
                <w:b/>
                <w:sz w:val="20"/>
                <w:szCs w:val="20"/>
              </w:rPr>
              <w:t xml:space="preserve">MSG004 </w:t>
            </w:r>
            <w:r w:rsidR="007C5CB2">
              <w:rPr>
                <w:rFonts w:cs="Arial"/>
                <w:b/>
                <w:sz w:val="20"/>
                <w:szCs w:val="20"/>
              </w:rPr>
              <w:t>–</w:t>
            </w:r>
            <w:r>
              <w:rPr>
                <w:rFonts w:cs="Arial"/>
                <w:b/>
                <w:sz w:val="20"/>
                <w:szCs w:val="20"/>
              </w:rPr>
              <w:t xml:space="preserve"> </w:t>
            </w:r>
            <w:r w:rsidR="007C5CB2">
              <w:rPr>
                <w:rFonts w:cs="Arial"/>
                <w:b/>
                <w:sz w:val="20"/>
                <w:szCs w:val="20"/>
              </w:rPr>
              <w:t>Bem vindo (Nome do usuário).</w:t>
            </w:r>
          </w:p>
          <w:p w14:paraId="739E0DA6" w14:textId="77777777" w:rsidR="00176358" w:rsidRDefault="00176358" w:rsidP="00CA209D">
            <w:pPr>
              <w:snapToGrid w:val="0"/>
              <w:spacing w:line="240" w:lineRule="auto"/>
              <w:rPr>
                <w:ins w:id="42" w:author="Lucas" w:date="2015-05-28T00:38:00Z"/>
                <w:rFonts w:cs="Arial"/>
                <w:b/>
                <w:sz w:val="20"/>
                <w:szCs w:val="20"/>
              </w:rPr>
            </w:pPr>
          </w:p>
          <w:p w14:paraId="77C2BCDD" w14:textId="557E6884" w:rsidR="00176358" w:rsidRPr="009300FF" w:rsidRDefault="00176358" w:rsidP="002D5478">
            <w:pPr>
              <w:snapToGrid w:val="0"/>
              <w:spacing w:line="240" w:lineRule="auto"/>
              <w:rPr>
                <w:rFonts w:cs="Arial"/>
                <w:b/>
                <w:sz w:val="20"/>
                <w:szCs w:val="20"/>
              </w:rPr>
            </w:pPr>
            <w:ins w:id="43" w:author="Lucas" w:date="2015-05-28T00:38:00Z">
              <w:r>
                <w:rPr>
                  <w:rFonts w:cs="Arial"/>
                  <w:b/>
                  <w:sz w:val="20"/>
                  <w:szCs w:val="20"/>
                </w:rPr>
                <w:t>MSG005 – Usuário n</w:t>
              </w:r>
            </w:ins>
            <w:ins w:id="44" w:author="Lucas" w:date="2015-05-28T00:39:00Z">
              <w:r>
                <w:rPr>
                  <w:rFonts w:cs="Arial"/>
                  <w:b/>
                  <w:sz w:val="20"/>
                  <w:szCs w:val="20"/>
                </w:rPr>
                <w:t xml:space="preserve">ão esta ativo, entre em contato com o administrador pelo </w:t>
              </w:r>
              <w:proofErr w:type="spellStart"/>
              <w:r>
                <w:rPr>
                  <w:rFonts w:cs="Arial"/>
                  <w:b/>
                  <w:sz w:val="20"/>
                  <w:szCs w:val="20"/>
                </w:rPr>
                <w:t>email</w:t>
              </w:r>
              <w:proofErr w:type="spellEnd"/>
              <w:r>
                <w:rPr>
                  <w:rFonts w:cs="Arial"/>
                  <w:b/>
                  <w:sz w:val="20"/>
                  <w:szCs w:val="20"/>
                </w:rPr>
                <w:t xml:space="preserve"> pegapramimpfc@gmail.com</w:t>
              </w:r>
            </w:ins>
          </w:p>
        </w:tc>
      </w:tr>
      <w:tr w:rsidR="00575AA8" w:rsidRPr="009300FF" w14:paraId="1088A96D" w14:textId="77777777" w:rsidTr="000F4AE2">
        <w:tc>
          <w:tcPr>
            <w:tcW w:w="2865" w:type="dxa"/>
            <w:tcBorders>
              <w:left w:val="single" w:sz="4" w:space="0" w:color="auto"/>
              <w:bottom w:val="single" w:sz="4" w:space="0" w:color="000000"/>
            </w:tcBorders>
            <w:shd w:val="clear" w:color="auto" w:fill="D9D9D9"/>
          </w:tcPr>
          <w:p w14:paraId="6254029C" w14:textId="77777777" w:rsidR="00575AA8" w:rsidRPr="009300FF" w:rsidRDefault="000F4AE2" w:rsidP="00293CAE">
            <w:pPr>
              <w:snapToGrid w:val="0"/>
              <w:spacing w:line="240" w:lineRule="auto"/>
              <w:rPr>
                <w:rFonts w:cs="Arial"/>
                <w:b/>
                <w:sz w:val="20"/>
                <w:szCs w:val="20"/>
              </w:rPr>
            </w:pPr>
            <w:r w:rsidRPr="009300FF">
              <w:rPr>
                <w:rFonts w:cs="Arial"/>
                <w:b/>
                <w:sz w:val="20"/>
                <w:szCs w:val="20"/>
              </w:rPr>
              <w:t>Fluxos Alternativos</w:t>
            </w:r>
            <w:r w:rsidR="00293CAE">
              <w:rPr>
                <w:rFonts w:cs="Arial"/>
                <w:b/>
                <w:sz w:val="20"/>
                <w:szCs w:val="20"/>
              </w:rPr>
              <w:t xml:space="preserve"> FA001 - Cadastrar</w:t>
            </w:r>
          </w:p>
        </w:tc>
        <w:tc>
          <w:tcPr>
            <w:tcW w:w="6098" w:type="dxa"/>
            <w:tcBorders>
              <w:bottom w:val="single" w:sz="4" w:space="0" w:color="000000"/>
              <w:right w:val="single" w:sz="4" w:space="0" w:color="000000"/>
            </w:tcBorders>
            <w:shd w:val="clear" w:color="auto" w:fill="auto"/>
          </w:tcPr>
          <w:p w14:paraId="4BF4FC87" w14:textId="77777777" w:rsidR="00575AA8" w:rsidRPr="009300FF" w:rsidRDefault="00575AA8" w:rsidP="000F4AE2">
            <w:pPr>
              <w:snapToGrid w:val="0"/>
              <w:spacing w:line="240" w:lineRule="auto"/>
              <w:rPr>
                <w:rFonts w:cs="Arial"/>
                <w:b/>
                <w:sz w:val="20"/>
                <w:szCs w:val="20"/>
              </w:rPr>
            </w:pPr>
          </w:p>
        </w:tc>
      </w:tr>
      <w:tr w:rsidR="000F4AE2" w:rsidRPr="009300FF" w14:paraId="10CAA722" w14:textId="77777777" w:rsidTr="00CA209D">
        <w:tc>
          <w:tcPr>
            <w:tcW w:w="2865" w:type="dxa"/>
            <w:tcBorders>
              <w:left w:val="single" w:sz="4" w:space="0" w:color="auto"/>
              <w:bottom w:val="single" w:sz="4" w:space="0" w:color="000000"/>
            </w:tcBorders>
            <w:shd w:val="clear" w:color="auto" w:fill="D9D9D9"/>
          </w:tcPr>
          <w:p w14:paraId="65D88107" w14:textId="77777777" w:rsidR="000F4AE2" w:rsidRPr="009300FF" w:rsidRDefault="000F4AE2" w:rsidP="00CA209D">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3DDADFDB" w14:textId="77777777" w:rsidR="000F4AE2" w:rsidRPr="009300FF" w:rsidRDefault="000F4AE2" w:rsidP="00CA209D">
            <w:pPr>
              <w:snapToGrid w:val="0"/>
              <w:spacing w:line="240" w:lineRule="auto"/>
              <w:rPr>
                <w:rFonts w:cs="Arial"/>
                <w:b/>
                <w:sz w:val="20"/>
                <w:szCs w:val="20"/>
              </w:rPr>
            </w:pPr>
            <w:r w:rsidRPr="009300FF">
              <w:rPr>
                <w:rFonts w:cs="Arial"/>
                <w:b/>
                <w:sz w:val="20"/>
                <w:szCs w:val="20"/>
              </w:rPr>
              <w:t>Ações do sistema</w:t>
            </w:r>
          </w:p>
        </w:tc>
      </w:tr>
      <w:tr w:rsidR="000F4AE2" w:rsidRPr="009300FF" w14:paraId="4889EFEC" w14:textId="77777777" w:rsidTr="00CA209D">
        <w:tc>
          <w:tcPr>
            <w:tcW w:w="2865" w:type="dxa"/>
            <w:tcBorders>
              <w:left w:val="single" w:sz="4" w:space="0" w:color="auto"/>
              <w:bottom w:val="single" w:sz="4" w:space="0" w:color="000000"/>
            </w:tcBorders>
          </w:tcPr>
          <w:p w14:paraId="497A7D45" w14:textId="77777777" w:rsidR="000F4AE2" w:rsidRPr="009300FF" w:rsidRDefault="00293CAE" w:rsidP="00145EFB">
            <w:pPr>
              <w:snapToGrid w:val="0"/>
              <w:spacing w:line="240" w:lineRule="auto"/>
              <w:rPr>
                <w:rFonts w:cs="Arial"/>
                <w:b/>
                <w:sz w:val="20"/>
                <w:szCs w:val="20"/>
              </w:rPr>
            </w:pPr>
            <w:r>
              <w:rPr>
                <w:rFonts w:cs="Arial"/>
                <w:b/>
                <w:sz w:val="20"/>
                <w:szCs w:val="20"/>
              </w:rPr>
              <w:t>Ator</w:t>
            </w:r>
            <w:r w:rsidR="003F1460" w:rsidRPr="009300FF">
              <w:rPr>
                <w:rFonts w:cs="Arial"/>
                <w:b/>
                <w:sz w:val="20"/>
                <w:szCs w:val="20"/>
              </w:rPr>
              <w:t xml:space="preserve"> </w:t>
            </w:r>
            <w:r w:rsidR="00145EFB">
              <w:rPr>
                <w:rFonts w:cs="Arial"/>
                <w:b/>
                <w:sz w:val="20"/>
                <w:szCs w:val="20"/>
              </w:rPr>
              <w:t>executa passo</w:t>
            </w:r>
            <w:r>
              <w:rPr>
                <w:rFonts w:cs="Arial"/>
                <w:b/>
                <w:sz w:val="20"/>
                <w:szCs w:val="20"/>
              </w:rPr>
              <w:t xml:space="preserve"> 2 do Fluxo principal do UC002.</w:t>
            </w:r>
          </w:p>
        </w:tc>
        <w:tc>
          <w:tcPr>
            <w:tcW w:w="6098" w:type="dxa"/>
            <w:tcBorders>
              <w:bottom w:val="single" w:sz="4" w:space="0" w:color="000000"/>
              <w:right w:val="single" w:sz="4" w:space="0" w:color="000000"/>
            </w:tcBorders>
            <w:shd w:val="clear" w:color="auto" w:fill="auto"/>
          </w:tcPr>
          <w:p w14:paraId="7B24A990" w14:textId="77777777" w:rsidR="000F4AE2" w:rsidRPr="009300FF" w:rsidRDefault="000F4AE2" w:rsidP="00CA209D">
            <w:pPr>
              <w:snapToGrid w:val="0"/>
              <w:spacing w:line="240" w:lineRule="auto"/>
              <w:rPr>
                <w:rFonts w:cs="Arial"/>
                <w:b/>
                <w:sz w:val="20"/>
                <w:szCs w:val="20"/>
              </w:rPr>
            </w:pPr>
            <w:r w:rsidRPr="009300FF">
              <w:rPr>
                <w:rFonts w:cs="Arial"/>
                <w:b/>
                <w:sz w:val="20"/>
                <w:szCs w:val="20"/>
              </w:rPr>
              <w:t>-</w:t>
            </w:r>
          </w:p>
        </w:tc>
      </w:tr>
      <w:tr w:rsidR="003B6EBB" w:rsidRPr="009300FF" w14:paraId="0B694B8E" w14:textId="77777777" w:rsidTr="003B6EBB">
        <w:tc>
          <w:tcPr>
            <w:tcW w:w="2865" w:type="dxa"/>
            <w:tcBorders>
              <w:left w:val="single" w:sz="4" w:space="0" w:color="auto"/>
              <w:bottom w:val="single" w:sz="4" w:space="0" w:color="000000"/>
            </w:tcBorders>
            <w:shd w:val="clear" w:color="auto" w:fill="D9D9D9" w:themeFill="background1" w:themeFillShade="D9"/>
          </w:tcPr>
          <w:p w14:paraId="1B6050F2" w14:textId="2C07DFBB" w:rsidR="003B6EBB" w:rsidRPr="009300FF" w:rsidRDefault="003B6EBB" w:rsidP="004066EE">
            <w:pPr>
              <w:snapToGrid w:val="0"/>
              <w:spacing w:line="240" w:lineRule="auto"/>
              <w:rPr>
                <w:rFonts w:cs="Arial"/>
                <w:b/>
                <w:sz w:val="20"/>
                <w:szCs w:val="20"/>
              </w:rPr>
            </w:pPr>
            <w:r>
              <w:rPr>
                <w:rFonts w:cs="Arial"/>
                <w:b/>
                <w:sz w:val="20"/>
                <w:szCs w:val="20"/>
              </w:rPr>
              <w:t>Pontos de Extensão</w:t>
            </w:r>
          </w:p>
        </w:tc>
        <w:tc>
          <w:tcPr>
            <w:tcW w:w="6098" w:type="dxa"/>
            <w:tcBorders>
              <w:bottom w:val="single" w:sz="4" w:space="0" w:color="000000"/>
              <w:right w:val="single" w:sz="4" w:space="0" w:color="000000"/>
            </w:tcBorders>
            <w:shd w:val="clear" w:color="auto" w:fill="FFFFFF" w:themeFill="background1"/>
          </w:tcPr>
          <w:p w14:paraId="590E0F2E" w14:textId="68895C2B" w:rsidR="003B6EBB" w:rsidRPr="009300FF" w:rsidRDefault="003B6EBB" w:rsidP="004066EE">
            <w:pPr>
              <w:snapToGrid w:val="0"/>
              <w:spacing w:line="240" w:lineRule="auto"/>
              <w:rPr>
                <w:rFonts w:cs="Arial"/>
                <w:b/>
                <w:sz w:val="20"/>
                <w:szCs w:val="20"/>
              </w:rPr>
            </w:pPr>
            <w:r>
              <w:rPr>
                <w:rFonts w:cs="Arial"/>
                <w:b/>
                <w:sz w:val="20"/>
                <w:szCs w:val="20"/>
              </w:rPr>
              <w:t>PE01 – UC002- Manter Cliente</w:t>
            </w:r>
          </w:p>
        </w:tc>
      </w:tr>
    </w:tbl>
    <w:p w14:paraId="6EC61F40" w14:textId="77777777" w:rsidR="000F4AE2" w:rsidRPr="009300FF" w:rsidRDefault="000F4AE2" w:rsidP="00FC0994">
      <w:pPr>
        <w:jc w:val="center"/>
        <w:rPr>
          <w:rFonts w:cs="Arial"/>
        </w:rPr>
      </w:pPr>
    </w:p>
    <w:p w14:paraId="41A9D761" w14:textId="77777777" w:rsidR="000F4AE2" w:rsidRPr="009300FF" w:rsidRDefault="001E184A" w:rsidP="001E184A">
      <w:pPr>
        <w:tabs>
          <w:tab w:val="left" w:pos="5982"/>
        </w:tabs>
        <w:jc w:val="left"/>
        <w:rPr>
          <w:rFonts w:cs="Arial"/>
        </w:rPr>
      </w:pPr>
      <w:r w:rsidRPr="009300FF">
        <w:rPr>
          <w:rFonts w:cs="Arial"/>
        </w:rPr>
        <w:tab/>
      </w:r>
    </w:p>
    <w:p w14:paraId="2BB88B44" w14:textId="77777777" w:rsidR="00FC0994" w:rsidRPr="009300FF" w:rsidRDefault="00625DEE" w:rsidP="00FC0994">
      <w:pPr>
        <w:jc w:val="center"/>
        <w:rPr>
          <w:rFonts w:cs="Arial"/>
          <w:b/>
          <w:bCs/>
        </w:rPr>
      </w:pPr>
      <w:r w:rsidRPr="009300FF">
        <w:rPr>
          <w:rFonts w:cs="Arial"/>
        </w:rPr>
        <w:t>Tabela 2</w:t>
      </w:r>
      <w:r w:rsidR="00FC0994" w:rsidRPr="009300FF">
        <w:rPr>
          <w:rFonts w:cs="Arial"/>
        </w:rPr>
        <w:t xml:space="preserve">: Descrição Manter </w:t>
      </w:r>
      <w:r w:rsidR="00FD3894">
        <w:rPr>
          <w:rFonts w:cs="Arial"/>
        </w:rPr>
        <w:t>Cliente</w:t>
      </w:r>
    </w:p>
    <w:tbl>
      <w:tblPr>
        <w:tblW w:w="0" w:type="auto"/>
        <w:tblInd w:w="167" w:type="dxa"/>
        <w:tblLayout w:type="fixed"/>
        <w:tblLook w:val="0000" w:firstRow="0" w:lastRow="0" w:firstColumn="0" w:lastColumn="0" w:noHBand="0" w:noVBand="0"/>
      </w:tblPr>
      <w:tblGrid>
        <w:gridCol w:w="2865"/>
        <w:gridCol w:w="6098"/>
      </w:tblGrid>
      <w:tr w:rsidR="00525A11" w:rsidRPr="009300FF" w14:paraId="723A75AD" w14:textId="77777777" w:rsidTr="00CA209D">
        <w:tc>
          <w:tcPr>
            <w:tcW w:w="2865" w:type="dxa"/>
            <w:tcBorders>
              <w:top w:val="single" w:sz="4" w:space="0" w:color="000000"/>
              <w:left w:val="single" w:sz="4" w:space="0" w:color="000000"/>
              <w:bottom w:val="single" w:sz="4" w:space="0" w:color="000000"/>
            </w:tcBorders>
            <w:shd w:val="clear" w:color="auto" w:fill="D9D9D9"/>
          </w:tcPr>
          <w:p w14:paraId="61C3802D" w14:textId="77777777" w:rsidR="00525A11" w:rsidRPr="009300FF" w:rsidRDefault="00885909" w:rsidP="00CA209D">
            <w:pPr>
              <w:snapToGrid w:val="0"/>
              <w:spacing w:line="240" w:lineRule="auto"/>
              <w:rPr>
                <w:rFonts w:cs="Arial"/>
                <w:b/>
                <w:sz w:val="20"/>
                <w:szCs w:val="20"/>
              </w:rPr>
            </w:pPr>
            <w:r>
              <w:rPr>
                <w:rFonts w:cs="Arial"/>
                <w:b/>
                <w:sz w:val="20"/>
                <w:szCs w:val="20"/>
              </w:rPr>
              <w:t>Nome do C</w:t>
            </w:r>
            <w:r w:rsidR="00525A11"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24191B56" w14:textId="77777777" w:rsidR="00525A11" w:rsidRPr="009300FF" w:rsidRDefault="009E726E" w:rsidP="00FD3894">
            <w:pPr>
              <w:snapToGrid w:val="0"/>
              <w:spacing w:line="240" w:lineRule="auto"/>
              <w:rPr>
                <w:rFonts w:cs="Arial"/>
                <w:b/>
                <w:sz w:val="20"/>
                <w:szCs w:val="20"/>
              </w:rPr>
            </w:pPr>
            <w:r w:rsidRPr="009300FF">
              <w:rPr>
                <w:rFonts w:cs="Arial"/>
                <w:b/>
                <w:sz w:val="20"/>
                <w:szCs w:val="20"/>
              </w:rPr>
              <w:t>UC002</w:t>
            </w:r>
            <w:r w:rsidR="00525A11" w:rsidRPr="009300FF">
              <w:rPr>
                <w:rFonts w:cs="Arial"/>
                <w:b/>
                <w:sz w:val="20"/>
                <w:szCs w:val="20"/>
              </w:rPr>
              <w:t xml:space="preserve"> – MANTER </w:t>
            </w:r>
            <w:r w:rsidR="00FD3894">
              <w:rPr>
                <w:rFonts w:cs="Arial"/>
                <w:b/>
                <w:sz w:val="20"/>
                <w:szCs w:val="20"/>
              </w:rPr>
              <w:t>CLIENTE</w:t>
            </w:r>
          </w:p>
        </w:tc>
      </w:tr>
      <w:tr w:rsidR="00525A11" w:rsidRPr="009300FF" w14:paraId="65F29340" w14:textId="77777777" w:rsidTr="00CA209D">
        <w:tc>
          <w:tcPr>
            <w:tcW w:w="2865" w:type="dxa"/>
            <w:tcBorders>
              <w:left w:val="single" w:sz="4" w:space="0" w:color="000000"/>
              <w:bottom w:val="single" w:sz="4" w:space="0" w:color="000000"/>
            </w:tcBorders>
            <w:shd w:val="clear" w:color="auto" w:fill="D9D9D9"/>
          </w:tcPr>
          <w:p w14:paraId="47C159F8" w14:textId="77777777" w:rsidR="00525A11" w:rsidRPr="009300FF" w:rsidRDefault="00885909" w:rsidP="00CA209D">
            <w:pPr>
              <w:snapToGrid w:val="0"/>
              <w:spacing w:line="240" w:lineRule="auto"/>
              <w:rPr>
                <w:rFonts w:cs="Arial"/>
                <w:b/>
                <w:sz w:val="20"/>
                <w:szCs w:val="20"/>
              </w:rPr>
            </w:pPr>
            <w:r>
              <w:rPr>
                <w:rFonts w:cs="Arial"/>
                <w:b/>
                <w:sz w:val="20"/>
                <w:szCs w:val="20"/>
              </w:rPr>
              <w:t>Caso de U</w:t>
            </w:r>
            <w:r w:rsidR="00525A11"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5FA55D21" w14:textId="77777777" w:rsidR="00525A11" w:rsidRPr="009300FF" w:rsidRDefault="00525A11" w:rsidP="00CA209D">
            <w:pPr>
              <w:snapToGrid w:val="0"/>
              <w:spacing w:line="240" w:lineRule="auto"/>
              <w:rPr>
                <w:rFonts w:cs="Arial"/>
                <w:b/>
                <w:sz w:val="20"/>
                <w:szCs w:val="20"/>
              </w:rPr>
            </w:pPr>
          </w:p>
        </w:tc>
      </w:tr>
      <w:tr w:rsidR="00525A11" w:rsidRPr="009300FF" w14:paraId="2DA92F7C" w14:textId="77777777" w:rsidTr="00CA209D">
        <w:tc>
          <w:tcPr>
            <w:tcW w:w="2865" w:type="dxa"/>
            <w:tcBorders>
              <w:left w:val="single" w:sz="4" w:space="0" w:color="000000"/>
              <w:bottom w:val="single" w:sz="4" w:space="0" w:color="000000"/>
            </w:tcBorders>
            <w:shd w:val="clear" w:color="auto" w:fill="D9D9D9"/>
          </w:tcPr>
          <w:p w14:paraId="2607FD68" w14:textId="77777777" w:rsidR="00525A11" w:rsidRPr="009300FF" w:rsidRDefault="00525A11" w:rsidP="00CA209D">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1B913BA0" w14:textId="77777777" w:rsidR="00525A11" w:rsidRPr="009300FF" w:rsidRDefault="00583588" w:rsidP="00CA209D">
            <w:pPr>
              <w:snapToGrid w:val="0"/>
              <w:spacing w:line="240" w:lineRule="auto"/>
              <w:rPr>
                <w:rFonts w:cs="Arial"/>
                <w:b/>
                <w:sz w:val="20"/>
                <w:szCs w:val="20"/>
              </w:rPr>
            </w:pPr>
            <w:r>
              <w:rPr>
                <w:rFonts w:cs="Arial"/>
                <w:b/>
                <w:sz w:val="20"/>
                <w:szCs w:val="20"/>
              </w:rPr>
              <w:t>Cliente</w:t>
            </w:r>
          </w:p>
        </w:tc>
      </w:tr>
      <w:tr w:rsidR="00525A11" w:rsidRPr="009300FF" w14:paraId="62E00DB4" w14:textId="77777777" w:rsidTr="00CA209D">
        <w:tc>
          <w:tcPr>
            <w:tcW w:w="2865" w:type="dxa"/>
            <w:tcBorders>
              <w:left w:val="single" w:sz="4" w:space="0" w:color="000000"/>
              <w:bottom w:val="single" w:sz="4" w:space="0" w:color="000000"/>
            </w:tcBorders>
            <w:shd w:val="clear" w:color="auto" w:fill="D9D9D9"/>
          </w:tcPr>
          <w:p w14:paraId="4E8F7107" w14:textId="77777777" w:rsidR="00525A11" w:rsidRPr="009300FF" w:rsidRDefault="00525A11" w:rsidP="00CA209D">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6FEFF03B" w14:textId="7DB88826" w:rsidR="00525A11" w:rsidRPr="009300FF" w:rsidRDefault="00D55A89" w:rsidP="00CA209D">
            <w:pPr>
              <w:snapToGrid w:val="0"/>
              <w:spacing w:line="240" w:lineRule="auto"/>
              <w:rPr>
                <w:rFonts w:cs="Arial"/>
                <w:b/>
                <w:sz w:val="20"/>
                <w:szCs w:val="20"/>
              </w:rPr>
            </w:pPr>
            <w:r>
              <w:rPr>
                <w:rFonts w:cs="Arial"/>
                <w:b/>
                <w:sz w:val="20"/>
                <w:szCs w:val="20"/>
              </w:rPr>
              <w:t>Administrador</w:t>
            </w:r>
          </w:p>
        </w:tc>
      </w:tr>
      <w:tr w:rsidR="00525A11" w:rsidRPr="009300FF" w14:paraId="45031A35" w14:textId="77777777" w:rsidTr="00CA209D">
        <w:tc>
          <w:tcPr>
            <w:tcW w:w="2865" w:type="dxa"/>
            <w:tcBorders>
              <w:left w:val="single" w:sz="4" w:space="0" w:color="000000"/>
              <w:bottom w:val="single" w:sz="4" w:space="0" w:color="000000"/>
            </w:tcBorders>
            <w:shd w:val="clear" w:color="auto" w:fill="D9D9D9"/>
          </w:tcPr>
          <w:p w14:paraId="487A9F69" w14:textId="77777777" w:rsidR="00525A11" w:rsidRPr="009300FF" w:rsidRDefault="00525A11" w:rsidP="00CA209D">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B2FD5D2" w14:textId="77777777" w:rsidR="00525A11" w:rsidRDefault="00583588" w:rsidP="00525A11">
            <w:pPr>
              <w:snapToGrid w:val="0"/>
              <w:spacing w:line="240" w:lineRule="auto"/>
              <w:rPr>
                <w:rFonts w:cs="Arial"/>
                <w:b/>
                <w:sz w:val="20"/>
                <w:szCs w:val="20"/>
              </w:rPr>
            </w:pPr>
            <w:r>
              <w:rPr>
                <w:rFonts w:cs="Arial"/>
                <w:b/>
                <w:sz w:val="20"/>
                <w:szCs w:val="20"/>
              </w:rPr>
              <w:t>Clientes</w:t>
            </w:r>
            <w:r w:rsidR="00525A11" w:rsidRPr="009300FF">
              <w:rPr>
                <w:rFonts w:cs="Arial"/>
                <w:b/>
                <w:sz w:val="20"/>
                <w:szCs w:val="20"/>
              </w:rPr>
              <w:t xml:space="preserve"> que possuem cadastro no sistema, utilizarão desse caso de uso para poderem a</w:t>
            </w:r>
            <w:r w:rsidR="00145EFB">
              <w:rPr>
                <w:rFonts w:cs="Arial"/>
                <w:b/>
                <w:sz w:val="20"/>
                <w:szCs w:val="20"/>
              </w:rPr>
              <w:t>tualizar seus dados cadastrais.</w:t>
            </w:r>
          </w:p>
          <w:p w14:paraId="23426400" w14:textId="73CC63BC" w:rsidR="00BE410C" w:rsidRPr="009300FF" w:rsidRDefault="00BE410C" w:rsidP="00525A11">
            <w:pPr>
              <w:snapToGrid w:val="0"/>
              <w:spacing w:line="240" w:lineRule="auto"/>
              <w:rPr>
                <w:rFonts w:cs="Arial"/>
                <w:b/>
                <w:sz w:val="20"/>
                <w:szCs w:val="20"/>
              </w:rPr>
            </w:pPr>
            <w:r>
              <w:rPr>
                <w:rFonts w:cs="Arial"/>
                <w:b/>
                <w:sz w:val="20"/>
                <w:szCs w:val="20"/>
              </w:rPr>
              <w:t>Caso contrário, cliente fará seu cadastro no sistema.</w:t>
            </w:r>
          </w:p>
        </w:tc>
      </w:tr>
      <w:tr w:rsidR="00525A11" w:rsidRPr="009300FF" w14:paraId="272803AD" w14:textId="77777777" w:rsidTr="00CA209D">
        <w:tc>
          <w:tcPr>
            <w:tcW w:w="2865" w:type="dxa"/>
            <w:tcBorders>
              <w:left w:val="single" w:sz="4" w:space="0" w:color="000000"/>
              <w:bottom w:val="single" w:sz="4" w:space="0" w:color="000000"/>
            </w:tcBorders>
            <w:shd w:val="clear" w:color="auto" w:fill="D9D9D9"/>
          </w:tcPr>
          <w:p w14:paraId="231144AA" w14:textId="77777777" w:rsidR="00525A11" w:rsidRPr="009300FF" w:rsidRDefault="00525A11" w:rsidP="00CA209D">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883E654" w14:textId="30CBD9B5" w:rsidR="00950441" w:rsidRPr="009300FF" w:rsidRDefault="00950441" w:rsidP="00525A11">
            <w:pPr>
              <w:snapToGrid w:val="0"/>
              <w:spacing w:line="240" w:lineRule="auto"/>
              <w:rPr>
                <w:rFonts w:cs="Arial"/>
                <w:b/>
                <w:sz w:val="20"/>
                <w:szCs w:val="20"/>
              </w:rPr>
            </w:pPr>
          </w:p>
        </w:tc>
      </w:tr>
      <w:tr w:rsidR="00525A11" w:rsidRPr="009300FF" w14:paraId="2BD789C7" w14:textId="77777777" w:rsidTr="00CA209D">
        <w:tc>
          <w:tcPr>
            <w:tcW w:w="2865" w:type="dxa"/>
            <w:tcBorders>
              <w:left w:val="single" w:sz="4" w:space="0" w:color="000000"/>
              <w:bottom w:val="single" w:sz="4" w:space="0" w:color="000000"/>
            </w:tcBorders>
            <w:shd w:val="clear" w:color="auto" w:fill="D9D9D9"/>
          </w:tcPr>
          <w:p w14:paraId="4521D18C" w14:textId="77777777" w:rsidR="00525A11" w:rsidRPr="009300FF" w:rsidRDefault="00525A11" w:rsidP="00CA209D">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D70CF90" w14:textId="77777777" w:rsidR="00525A11" w:rsidRPr="009300FF" w:rsidRDefault="00525A11" w:rsidP="00CA209D">
            <w:pPr>
              <w:snapToGrid w:val="0"/>
              <w:spacing w:line="240" w:lineRule="auto"/>
              <w:rPr>
                <w:rFonts w:cs="Arial"/>
                <w:b/>
                <w:sz w:val="20"/>
                <w:szCs w:val="20"/>
              </w:rPr>
            </w:pPr>
          </w:p>
        </w:tc>
      </w:tr>
      <w:tr w:rsidR="00525A11" w:rsidRPr="009300FF" w14:paraId="496D1A19" w14:textId="77777777" w:rsidTr="00CA209D">
        <w:tc>
          <w:tcPr>
            <w:tcW w:w="2865" w:type="dxa"/>
            <w:tcBorders>
              <w:left w:val="single" w:sz="4" w:space="0" w:color="000000"/>
              <w:bottom w:val="single" w:sz="4" w:space="0" w:color="000000"/>
            </w:tcBorders>
            <w:shd w:val="clear" w:color="auto" w:fill="D9D9D9"/>
          </w:tcPr>
          <w:p w14:paraId="06CD4F31" w14:textId="77777777" w:rsidR="00525A11" w:rsidRPr="009300FF" w:rsidRDefault="00525A11" w:rsidP="00CA209D">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D63D19D" w14:textId="77777777" w:rsidR="00525A11" w:rsidRPr="009300FF" w:rsidRDefault="00525A11" w:rsidP="00CA209D">
            <w:pPr>
              <w:snapToGrid w:val="0"/>
              <w:spacing w:line="240" w:lineRule="auto"/>
              <w:rPr>
                <w:rFonts w:cs="Arial"/>
                <w:b/>
                <w:sz w:val="20"/>
                <w:szCs w:val="20"/>
              </w:rPr>
            </w:pPr>
            <w:r w:rsidRPr="009300FF">
              <w:rPr>
                <w:rFonts w:cs="Arial"/>
                <w:b/>
                <w:sz w:val="20"/>
                <w:szCs w:val="20"/>
              </w:rPr>
              <w:t>Ações do sistema</w:t>
            </w:r>
          </w:p>
        </w:tc>
      </w:tr>
      <w:tr w:rsidR="00525A11" w:rsidRPr="009300FF" w14:paraId="72CA4503" w14:textId="77777777" w:rsidTr="00CA209D">
        <w:tc>
          <w:tcPr>
            <w:tcW w:w="2865" w:type="dxa"/>
            <w:tcBorders>
              <w:left w:val="single" w:sz="4" w:space="0" w:color="000000"/>
              <w:bottom w:val="single" w:sz="4" w:space="0" w:color="000000"/>
            </w:tcBorders>
            <w:shd w:val="clear" w:color="auto" w:fill="auto"/>
          </w:tcPr>
          <w:p w14:paraId="798F1568" w14:textId="7CBD28F4" w:rsidR="00525A11" w:rsidRPr="009300FF" w:rsidRDefault="00CA209D" w:rsidP="00427859">
            <w:pPr>
              <w:snapToGrid w:val="0"/>
              <w:spacing w:line="240" w:lineRule="auto"/>
              <w:rPr>
                <w:rFonts w:cs="Arial"/>
                <w:b/>
                <w:sz w:val="20"/>
                <w:szCs w:val="20"/>
              </w:rPr>
            </w:pPr>
            <w:r w:rsidRPr="009300FF">
              <w:rPr>
                <w:rFonts w:cs="Arial"/>
                <w:b/>
                <w:sz w:val="20"/>
                <w:szCs w:val="20"/>
              </w:rPr>
              <w:t>Ator principal acessa</w:t>
            </w:r>
            <w:r w:rsidR="00427859">
              <w:rPr>
                <w:rFonts w:cs="Arial"/>
                <w:b/>
                <w:sz w:val="20"/>
                <w:szCs w:val="20"/>
              </w:rPr>
              <w:t xml:space="preserve"> tela de </w:t>
            </w:r>
            <w:proofErr w:type="spellStart"/>
            <w:r w:rsidR="00427859">
              <w:rPr>
                <w:rFonts w:cs="Arial"/>
                <w:b/>
                <w:sz w:val="20"/>
                <w:szCs w:val="20"/>
              </w:rPr>
              <w:t>login</w:t>
            </w:r>
            <w:proofErr w:type="spellEnd"/>
            <w:r w:rsidR="00427859">
              <w:rPr>
                <w:rFonts w:cs="Arial"/>
                <w:b/>
                <w:sz w:val="20"/>
                <w:szCs w:val="20"/>
              </w:rPr>
              <w:t>.</w:t>
            </w:r>
          </w:p>
        </w:tc>
        <w:tc>
          <w:tcPr>
            <w:tcW w:w="6098" w:type="dxa"/>
            <w:tcBorders>
              <w:bottom w:val="single" w:sz="4" w:space="0" w:color="000000"/>
              <w:right w:val="single" w:sz="4" w:space="0" w:color="000000"/>
            </w:tcBorders>
            <w:shd w:val="clear" w:color="auto" w:fill="auto"/>
          </w:tcPr>
          <w:p w14:paraId="01353F4E"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r>
      <w:tr w:rsidR="00525A11" w:rsidRPr="009300FF" w14:paraId="6B7644E1" w14:textId="77777777" w:rsidTr="00CA209D">
        <w:tc>
          <w:tcPr>
            <w:tcW w:w="2865" w:type="dxa"/>
            <w:tcBorders>
              <w:left w:val="single" w:sz="4" w:space="0" w:color="000000"/>
              <w:bottom w:val="single" w:sz="4" w:space="0" w:color="000000"/>
            </w:tcBorders>
            <w:shd w:val="clear" w:color="auto" w:fill="auto"/>
          </w:tcPr>
          <w:p w14:paraId="54C66E57"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B83D459" w14:textId="66FF8184" w:rsidR="00525A11" w:rsidRPr="009300FF" w:rsidRDefault="00525A11" w:rsidP="00145EFB">
            <w:pPr>
              <w:snapToGrid w:val="0"/>
              <w:spacing w:line="240" w:lineRule="auto"/>
              <w:rPr>
                <w:rFonts w:cs="Arial"/>
                <w:b/>
                <w:sz w:val="20"/>
                <w:szCs w:val="20"/>
              </w:rPr>
            </w:pPr>
            <w:r w:rsidRPr="009300FF">
              <w:rPr>
                <w:rFonts w:cs="Arial"/>
                <w:b/>
                <w:sz w:val="20"/>
                <w:szCs w:val="20"/>
              </w:rPr>
              <w:t>Sistema exibe tela com</w:t>
            </w:r>
            <w:r w:rsidR="003D0B4C">
              <w:rPr>
                <w:rFonts w:cs="Arial"/>
                <w:b/>
                <w:sz w:val="20"/>
                <w:szCs w:val="20"/>
              </w:rPr>
              <w:t xml:space="preserve"> um botão S</w:t>
            </w:r>
            <w:r w:rsidR="00950441" w:rsidRPr="009300FF">
              <w:rPr>
                <w:rFonts w:cs="Arial"/>
                <w:b/>
                <w:sz w:val="20"/>
                <w:szCs w:val="20"/>
              </w:rPr>
              <w:t>alvar e</w:t>
            </w:r>
            <w:r w:rsidR="003D0B4C">
              <w:rPr>
                <w:rFonts w:cs="Arial"/>
                <w:b/>
                <w:sz w:val="20"/>
                <w:szCs w:val="20"/>
              </w:rPr>
              <w:t xml:space="preserve"> os </w:t>
            </w:r>
            <w:r w:rsidR="00950441" w:rsidRPr="009300FF">
              <w:rPr>
                <w:rFonts w:cs="Arial"/>
                <w:b/>
                <w:sz w:val="20"/>
                <w:szCs w:val="20"/>
              </w:rPr>
              <w:t xml:space="preserve">campos </w:t>
            </w:r>
            <w:r w:rsidR="003D0B4C">
              <w:rPr>
                <w:rFonts w:cs="Arial"/>
                <w:b/>
                <w:sz w:val="20"/>
                <w:szCs w:val="20"/>
              </w:rPr>
              <w:t>para preenchimento</w:t>
            </w:r>
            <w:r w:rsidR="00950441" w:rsidRPr="009300FF">
              <w:rPr>
                <w:rFonts w:cs="Arial"/>
                <w:b/>
                <w:sz w:val="20"/>
                <w:szCs w:val="20"/>
              </w:rPr>
              <w:t>:</w:t>
            </w:r>
            <w:r w:rsidR="00427859">
              <w:rPr>
                <w:rFonts w:cs="Arial"/>
                <w:b/>
                <w:sz w:val="20"/>
                <w:szCs w:val="20"/>
              </w:rPr>
              <w:t xml:space="preserve"> Nome, e-mail, senha e confirmação de senha</w:t>
            </w:r>
            <w:r w:rsidR="003D0B4C">
              <w:rPr>
                <w:rFonts w:cs="Arial"/>
                <w:b/>
                <w:sz w:val="20"/>
                <w:szCs w:val="20"/>
              </w:rPr>
              <w:t xml:space="preserve">; </w:t>
            </w:r>
            <w:r w:rsidR="00ED2DC1" w:rsidRPr="009300FF">
              <w:rPr>
                <w:rFonts w:cs="Arial"/>
                <w:b/>
                <w:sz w:val="20"/>
                <w:szCs w:val="20"/>
              </w:rPr>
              <w:t>(FA001)</w:t>
            </w:r>
          </w:p>
        </w:tc>
      </w:tr>
      <w:tr w:rsidR="00525A11" w:rsidRPr="009300FF" w14:paraId="37FF5D8C" w14:textId="77777777" w:rsidTr="00CA209D">
        <w:tc>
          <w:tcPr>
            <w:tcW w:w="2865" w:type="dxa"/>
            <w:tcBorders>
              <w:left w:val="single" w:sz="4" w:space="0" w:color="000000"/>
              <w:bottom w:val="single" w:sz="4" w:space="0" w:color="000000"/>
            </w:tcBorders>
            <w:shd w:val="clear" w:color="auto" w:fill="auto"/>
          </w:tcPr>
          <w:p w14:paraId="333D50D1"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2523D1D" w14:textId="77777777" w:rsidR="00525A11" w:rsidRPr="009300FF" w:rsidRDefault="00525A11" w:rsidP="00CA209D">
            <w:pPr>
              <w:snapToGrid w:val="0"/>
              <w:spacing w:line="240" w:lineRule="auto"/>
              <w:rPr>
                <w:rFonts w:cs="Arial"/>
                <w:b/>
                <w:sz w:val="20"/>
                <w:szCs w:val="20"/>
              </w:rPr>
            </w:pPr>
            <w:r w:rsidRPr="009300FF">
              <w:rPr>
                <w:rFonts w:cs="Arial"/>
                <w:b/>
                <w:sz w:val="20"/>
                <w:szCs w:val="20"/>
              </w:rPr>
              <w:t>-</w:t>
            </w:r>
          </w:p>
        </w:tc>
      </w:tr>
      <w:tr w:rsidR="00525A11" w:rsidRPr="009300FF" w14:paraId="1D521A5C" w14:textId="77777777" w:rsidTr="00CA209D">
        <w:tc>
          <w:tcPr>
            <w:tcW w:w="2865" w:type="dxa"/>
            <w:tcBorders>
              <w:left w:val="single" w:sz="4" w:space="0" w:color="000000"/>
              <w:bottom w:val="single" w:sz="4" w:space="0" w:color="000000"/>
            </w:tcBorders>
            <w:shd w:val="clear" w:color="auto" w:fill="auto"/>
          </w:tcPr>
          <w:p w14:paraId="5AB49FCC" w14:textId="6A53757E" w:rsidR="00525A11" w:rsidRPr="009300FF" w:rsidRDefault="00FB6C18" w:rsidP="00BC20D0">
            <w:pPr>
              <w:snapToGrid w:val="0"/>
              <w:spacing w:line="240" w:lineRule="auto"/>
              <w:rPr>
                <w:rFonts w:cs="Arial"/>
                <w:b/>
                <w:sz w:val="20"/>
                <w:szCs w:val="20"/>
              </w:rPr>
            </w:pPr>
            <w:r>
              <w:rPr>
                <w:rFonts w:cs="Arial"/>
                <w:b/>
                <w:sz w:val="20"/>
                <w:szCs w:val="20"/>
              </w:rPr>
              <w:t xml:space="preserve">Ator preenche as informações </w:t>
            </w:r>
            <w:r w:rsidR="00D63801">
              <w:rPr>
                <w:rFonts w:cs="Arial"/>
                <w:b/>
                <w:sz w:val="20"/>
                <w:szCs w:val="20"/>
              </w:rPr>
              <w:t xml:space="preserve">e </w:t>
            </w:r>
            <w:r w:rsidR="001B579C">
              <w:rPr>
                <w:rFonts w:cs="Arial"/>
                <w:b/>
                <w:sz w:val="20"/>
                <w:szCs w:val="20"/>
              </w:rPr>
              <w:t xml:space="preserve">aciona </w:t>
            </w:r>
            <w:r w:rsidR="00D63801">
              <w:rPr>
                <w:rFonts w:cs="Arial"/>
                <w:b/>
                <w:sz w:val="20"/>
                <w:szCs w:val="20"/>
              </w:rPr>
              <w:t>o botão S</w:t>
            </w:r>
            <w:r w:rsidR="00950441" w:rsidRPr="009300FF">
              <w:rPr>
                <w:rFonts w:cs="Arial"/>
                <w:b/>
                <w:sz w:val="20"/>
                <w:szCs w:val="20"/>
              </w:rPr>
              <w:t>alvar.</w:t>
            </w:r>
            <w:r w:rsidR="008010D4" w:rsidRPr="009300FF">
              <w:rPr>
                <w:rFonts w:cs="Arial"/>
                <w:b/>
                <w:sz w:val="20"/>
                <w:szCs w:val="20"/>
              </w:rPr>
              <w:t xml:space="preserve"> (FE001)</w:t>
            </w:r>
            <w:r w:rsidR="00BC20D0">
              <w:rPr>
                <w:rFonts w:cs="Arial"/>
                <w:b/>
                <w:sz w:val="20"/>
                <w:szCs w:val="20"/>
              </w:rPr>
              <w:t>(FE002)</w:t>
            </w:r>
            <w:r w:rsidR="00EE2C94">
              <w:rPr>
                <w:rFonts w:cs="Arial"/>
                <w:b/>
                <w:sz w:val="20"/>
                <w:szCs w:val="20"/>
              </w:rPr>
              <w:t>(FE003)</w:t>
            </w:r>
          </w:p>
        </w:tc>
        <w:tc>
          <w:tcPr>
            <w:tcW w:w="6098" w:type="dxa"/>
            <w:tcBorders>
              <w:bottom w:val="single" w:sz="4" w:space="0" w:color="000000"/>
              <w:right w:val="single" w:sz="4" w:space="0" w:color="000000"/>
            </w:tcBorders>
            <w:shd w:val="clear" w:color="auto" w:fill="auto"/>
          </w:tcPr>
          <w:p w14:paraId="5E632A14" w14:textId="77777777" w:rsidR="00525A11" w:rsidRPr="009300FF" w:rsidRDefault="00950441" w:rsidP="00CA209D">
            <w:pPr>
              <w:snapToGrid w:val="0"/>
              <w:spacing w:line="240" w:lineRule="auto"/>
              <w:rPr>
                <w:rFonts w:cs="Arial"/>
                <w:b/>
                <w:sz w:val="20"/>
                <w:szCs w:val="20"/>
              </w:rPr>
            </w:pPr>
            <w:r w:rsidRPr="009300FF">
              <w:rPr>
                <w:rFonts w:cs="Arial"/>
                <w:b/>
                <w:sz w:val="20"/>
                <w:szCs w:val="20"/>
              </w:rPr>
              <w:t>-</w:t>
            </w:r>
          </w:p>
        </w:tc>
      </w:tr>
      <w:tr w:rsidR="00525A11" w:rsidRPr="009300FF" w14:paraId="083AB92E" w14:textId="77777777" w:rsidTr="00CA209D">
        <w:tc>
          <w:tcPr>
            <w:tcW w:w="2865" w:type="dxa"/>
            <w:tcBorders>
              <w:left w:val="single" w:sz="4" w:space="0" w:color="000000"/>
              <w:bottom w:val="single" w:sz="4" w:space="0" w:color="000000"/>
            </w:tcBorders>
            <w:shd w:val="clear" w:color="auto" w:fill="auto"/>
          </w:tcPr>
          <w:p w14:paraId="71C9EDC5"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AB3A12A" w14:textId="4A3C6FB8" w:rsidR="00525A11" w:rsidRPr="009300FF" w:rsidRDefault="008010D4" w:rsidP="00CA209D">
            <w:pPr>
              <w:snapToGrid w:val="0"/>
              <w:spacing w:line="240" w:lineRule="auto"/>
              <w:rPr>
                <w:rFonts w:cs="Arial"/>
                <w:b/>
                <w:sz w:val="20"/>
                <w:szCs w:val="20"/>
              </w:rPr>
            </w:pPr>
            <w:r w:rsidRPr="009300FF">
              <w:rPr>
                <w:rFonts w:cs="Arial"/>
                <w:b/>
                <w:sz w:val="20"/>
                <w:szCs w:val="20"/>
              </w:rPr>
              <w:t>Sistema persiste dados</w:t>
            </w:r>
            <w:r w:rsidR="0043151D" w:rsidRPr="009300FF">
              <w:rPr>
                <w:rFonts w:cs="Arial"/>
                <w:b/>
                <w:sz w:val="20"/>
                <w:szCs w:val="20"/>
              </w:rPr>
              <w:t xml:space="preserve"> </w:t>
            </w:r>
            <w:r w:rsidR="00DA42BF" w:rsidRPr="009300FF">
              <w:rPr>
                <w:rFonts w:cs="Arial"/>
                <w:b/>
                <w:sz w:val="20"/>
                <w:szCs w:val="20"/>
              </w:rPr>
              <w:t>e exibe mensagem (MSG002)</w:t>
            </w:r>
            <w:r w:rsidR="00CC256F">
              <w:rPr>
                <w:rFonts w:cs="Arial"/>
                <w:b/>
                <w:sz w:val="20"/>
                <w:szCs w:val="20"/>
              </w:rPr>
              <w:t xml:space="preserve"> e realiza </w:t>
            </w:r>
            <w:proofErr w:type="spellStart"/>
            <w:r w:rsidR="00CC256F">
              <w:rPr>
                <w:rFonts w:cs="Arial"/>
                <w:b/>
                <w:sz w:val="20"/>
                <w:szCs w:val="20"/>
              </w:rPr>
              <w:t>login</w:t>
            </w:r>
            <w:proofErr w:type="spellEnd"/>
            <w:r w:rsidR="00CC256F">
              <w:rPr>
                <w:rFonts w:cs="Arial"/>
                <w:b/>
                <w:sz w:val="20"/>
                <w:szCs w:val="20"/>
              </w:rPr>
              <w:t xml:space="preserve"> no sistema.</w:t>
            </w:r>
          </w:p>
        </w:tc>
      </w:tr>
      <w:tr w:rsidR="00525A11" w:rsidRPr="009300FF" w14:paraId="0C616C8B" w14:textId="77777777" w:rsidTr="00CA209D">
        <w:tc>
          <w:tcPr>
            <w:tcW w:w="2865" w:type="dxa"/>
            <w:tcBorders>
              <w:left w:val="single" w:sz="4" w:space="0" w:color="000000"/>
              <w:bottom w:val="single" w:sz="4" w:space="0" w:color="000000"/>
            </w:tcBorders>
            <w:shd w:val="clear" w:color="auto" w:fill="D9D9D9"/>
          </w:tcPr>
          <w:p w14:paraId="4FDEC2EC" w14:textId="77777777" w:rsidR="00525A11" w:rsidRPr="009300FF" w:rsidRDefault="00525A11" w:rsidP="00CA209D">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2FE8ADD4" w14:textId="77777777" w:rsidR="00525A11" w:rsidRPr="009300FF" w:rsidRDefault="00525A11" w:rsidP="00CA209D">
            <w:pPr>
              <w:snapToGrid w:val="0"/>
              <w:spacing w:line="240" w:lineRule="auto"/>
              <w:rPr>
                <w:rFonts w:cs="Arial"/>
                <w:b/>
                <w:sz w:val="20"/>
                <w:szCs w:val="20"/>
              </w:rPr>
            </w:pPr>
          </w:p>
        </w:tc>
      </w:tr>
      <w:tr w:rsidR="00525A11" w:rsidRPr="009300FF" w14:paraId="452547E1" w14:textId="77777777" w:rsidTr="00CA20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08DD1C3" w14:textId="77777777" w:rsidR="00525A11" w:rsidRPr="009300FF" w:rsidRDefault="00950441" w:rsidP="00CA209D">
            <w:pPr>
              <w:ind w:left="-59"/>
              <w:rPr>
                <w:rFonts w:cs="Arial"/>
              </w:rPr>
            </w:pPr>
            <w:r w:rsidRPr="009300FF">
              <w:rPr>
                <w:rFonts w:cs="Arial"/>
              </w:rPr>
              <w:lastRenderedPageBreak/>
              <w:t>Os campos e-mail, senha, nome</w:t>
            </w:r>
            <w:r w:rsidR="00525A11" w:rsidRPr="009300FF">
              <w:rPr>
                <w:rFonts w:cs="Arial"/>
              </w:rPr>
              <w:t xml:space="preserve"> são obrigatórios.</w:t>
            </w:r>
          </w:p>
          <w:p w14:paraId="2BB4E156" w14:textId="77777777" w:rsidR="00525A11" w:rsidRPr="009300FF" w:rsidRDefault="00525A11" w:rsidP="00CA209D">
            <w:pPr>
              <w:ind w:left="-59"/>
              <w:rPr>
                <w:rFonts w:cs="Arial"/>
              </w:rPr>
            </w:pPr>
            <w:r w:rsidRPr="009300FF">
              <w:rPr>
                <w:rFonts w:cs="Arial"/>
              </w:rPr>
              <w:t>Campo e-mail possui mascará para e-mail.</w:t>
            </w:r>
          </w:p>
          <w:p w14:paraId="55355C42" w14:textId="77777777" w:rsidR="00525A11" w:rsidRDefault="00525A11" w:rsidP="00CA209D">
            <w:pPr>
              <w:ind w:left="-59"/>
              <w:rPr>
                <w:rFonts w:cs="Arial"/>
              </w:rPr>
            </w:pPr>
            <w:r w:rsidRPr="009300FF">
              <w:rPr>
                <w:rFonts w:cs="Arial"/>
              </w:rPr>
              <w:t>Campo senha possui seus caracteres substituídos por “ * ” asterisco.</w:t>
            </w:r>
          </w:p>
          <w:p w14:paraId="28AE8E27" w14:textId="77777777" w:rsidR="009B6E61" w:rsidRDefault="00293CAE" w:rsidP="009B6E61">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p w14:paraId="7B213CC5" w14:textId="74789C53" w:rsidR="009B6E61" w:rsidRPr="009300FF" w:rsidRDefault="009B6E61" w:rsidP="009B6E61">
            <w:pPr>
              <w:ind w:left="-59"/>
              <w:rPr>
                <w:rFonts w:cs="Arial"/>
              </w:rPr>
            </w:pPr>
            <w:r>
              <w:rPr>
                <w:rFonts w:cs="Arial"/>
              </w:rPr>
              <w:t>Campo e-mail não é editável no FA001.</w:t>
            </w:r>
          </w:p>
        </w:tc>
      </w:tr>
      <w:tr w:rsidR="00525A11" w:rsidRPr="009300FF" w14:paraId="3415CB93" w14:textId="77777777" w:rsidTr="00CA209D">
        <w:tc>
          <w:tcPr>
            <w:tcW w:w="2865" w:type="dxa"/>
            <w:tcBorders>
              <w:left w:val="single" w:sz="4" w:space="0" w:color="000000"/>
            </w:tcBorders>
            <w:shd w:val="clear" w:color="auto" w:fill="D9D9D9"/>
          </w:tcPr>
          <w:p w14:paraId="42435562" w14:textId="77777777" w:rsidR="00525A11" w:rsidRPr="009300FF" w:rsidRDefault="00525A11" w:rsidP="00CA209D">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4C9DFBBA" w14:textId="77777777" w:rsidR="00525A11" w:rsidRDefault="00525A11" w:rsidP="00CA209D">
            <w:pPr>
              <w:snapToGrid w:val="0"/>
              <w:spacing w:line="240" w:lineRule="auto"/>
              <w:rPr>
                <w:rFonts w:cs="Arial"/>
                <w:b/>
                <w:sz w:val="20"/>
                <w:szCs w:val="20"/>
              </w:rPr>
            </w:pPr>
            <w:r w:rsidRPr="009300FF">
              <w:rPr>
                <w:rFonts w:cs="Arial"/>
                <w:b/>
                <w:sz w:val="20"/>
                <w:szCs w:val="20"/>
              </w:rPr>
              <w:t>(FE</w:t>
            </w:r>
            <w:r w:rsidR="00D63801">
              <w:rPr>
                <w:rFonts w:cs="Arial"/>
                <w:b/>
                <w:sz w:val="20"/>
                <w:szCs w:val="20"/>
              </w:rPr>
              <w:t xml:space="preserve">001) – </w:t>
            </w:r>
            <w:r w:rsidR="00293CAE" w:rsidRPr="009300FF">
              <w:rPr>
                <w:rFonts w:cs="Arial"/>
                <w:b/>
                <w:sz w:val="20"/>
                <w:szCs w:val="20"/>
              </w:rPr>
              <w:t>A</w:t>
            </w:r>
            <w:r w:rsidR="00844D44">
              <w:rPr>
                <w:rFonts w:cs="Arial"/>
                <w:b/>
                <w:sz w:val="20"/>
                <w:szCs w:val="20"/>
              </w:rPr>
              <w:t>lguns</w:t>
            </w:r>
            <w:r w:rsidR="00293CAE">
              <w:rPr>
                <w:rFonts w:cs="Arial"/>
                <w:b/>
                <w:sz w:val="20"/>
                <w:szCs w:val="20"/>
              </w:rPr>
              <w:t xml:space="preserve"> dos campos não fora</w:t>
            </w:r>
            <w:r w:rsidR="00293CAE" w:rsidRPr="009300FF">
              <w:rPr>
                <w:rFonts w:cs="Arial"/>
                <w:b/>
                <w:sz w:val="20"/>
                <w:szCs w:val="20"/>
              </w:rPr>
              <w:t>m preenchidos</w:t>
            </w:r>
            <w:r w:rsidR="00293CAE">
              <w:rPr>
                <w:rFonts w:cs="Arial"/>
                <w:b/>
                <w:sz w:val="20"/>
                <w:szCs w:val="20"/>
              </w:rPr>
              <w:t>. S</w:t>
            </w:r>
            <w:r w:rsidR="00293CAE" w:rsidRPr="009300FF">
              <w:rPr>
                <w:rFonts w:cs="Arial"/>
                <w:b/>
                <w:sz w:val="20"/>
                <w:szCs w:val="20"/>
              </w:rPr>
              <w:t xml:space="preserve">istema exibe mensagem MSG001 </w:t>
            </w:r>
            <w:r w:rsidR="00293CAE">
              <w:rPr>
                <w:rFonts w:cs="Arial"/>
                <w:b/>
                <w:sz w:val="20"/>
                <w:szCs w:val="20"/>
              </w:rPr>
              <w:t>no campo em questão</w:t>
            </w:r>
            <w:r w:rsidR="00293CAE" w:rsidRPr="009300FF">
              <w:rPr>
                <w:rFonts w:cs="Arial"/>
                <w:b/>
                <w:sz w:val="20"/>
                <w:szCs w:val="20"/>
              </w:rPr>
              <w:t>.</w:t>
            </w:r>
          </w:p>
          <w:p w14:paraId="1637D8FB" w14:textId="77777777" w:rsidR="00BC20D0" w:rsidRDefault="00BC20D0" w:rsidP="00BC20D0">
            <w:pPr>
              <w:snapToGrid w:val="0"/>
              <w:spacing w:line="240" w:lineRule="auto"/>
              <w:rPr>
                <w:rFonts w:cs="Arial"/>
                <w:b/>
                <w:sz w:val="20"/>
                <w:szCs w:val="20"/>
              </w:rPr>
            </w:pPr>
          </w:p>
          <w:p w14:paraId="63CEF91E" w14:textId="768C4270" w:rsidR="00BC20D0" w:rsidRDefault="00BC20D0" w:rsidP="00BC20D0">
            <w:pPr>
              <w:snapToGrid w:val="0"/>
              <w:spacing w:line="240" w:lineRule="auto"/>
              <w:rPr>
                <w:rFonts w:cs="Arial"/>
                <w:b/>
                <w:sz w:val="20"/>
                <w:szCs w:val="20"/>
              </w:rPr>
            </w:pPr>
            <w:r w:rsidRPr="009300FF">
              <w:rPr>
                <w:rFonts w:cs="Arial"/>
                <w:b/>
                <w:sz w:val="20"/>
                <w:szCs w:val="20"/>
              </w:rPr>
              <w:t>(FE</w:t>
            </w:r>
            <w:r>
              <w:rPr>
                <w:rFonts w:cs="Arial"/>
                <w:b/>
                <w:sz w:val="20"/>
                <w:szCs w:val="20"/>
              </w:rPr>
              <w:t>002</w:t>
            </w:r>
            <w:r w:rsidRPr="009300FF">
              <w:rPr>
                <w:rFonts w:cs="Arial"/>
                <w:b/>
                <w:sz w:val="20"/>
                <w:szCs w:val="20"/>
              </w:rPr>
              <w:t xml:space="preserve">) – </w:t>
            </w:r>
            <w:r>
              <w:rPr>
                <w:rFonts w:cs="Arial"/>
                <w:b/>
                <w:sz w:val="20"/>
                <w:szCs w:val="20"/>
              </w:rPr>
              <w:t>Campo senha possui menos de 6 caracteres. S</w:t>
            </w:r>
            <w:r w:rsidRPr="009300FF">
              <w:rPr>
                <w:rFonts w:cs="Arial"/>
                <w:b/>
                <w:sz w:val="20"/>
                <w:szCs w:val="20"/>
              </w:rPr>
              <w:t xml:space="preserve">istema </w:t>
            </w:r>
            <w:r>
              <w:rPr>
                <w:rFonts w:cs="Arial"/>
                <w:b/>
                <w:sz w:val="20"/>
                <w:szCs w:val="20"/>
              </w:rPr>
              <w:t xml:space="preserve">exibe mensagem MSG007 e volta a ação </w:t>
            </w:r>
            <w:r w:rsidRPr="009300FF">
              <w:rPr>
                <w:rFonts w:cs="Arial"/>
                <w:b/>
                <w:sz w:val="20"/>
                <w:szCs w:val="20"/>
              </w:rPr>
              <w:t>2</w:t>
            </w:r>
            <w:r>
              <w:rPr>
                <w:rFonts w:cs="Arial"/>
                <w:b/>
                <w:sz w:val="20"/>
                <w:szCs w:val="20"/>
              </w:rPr>
              <w:t xml:space="preserve"> do Fluxo Principal</w:t>
            </w:r>
            <w:r w:rsidRPr="009300FF">
              <w:rPr>
                <w:rFonts w:cs="Arial"/>
                <w:b/>
                <w:sz w:val="20"/>
                <w:szCs w:val="20"/>
              </w:rPr>
              <w:t xml:space="preserve"> do Ator.</w:t>
            </w:r>
          </w:p>
          <w:p w14:paraId="2C2F77DB" w14:textId="7EE1C9C8" w:rsidR="00BC20D0" w:rsidRPr="009300FF" w:rsidRDefault="00BC20D0" w:rsidP="00CA209D">
            <w:pPr>
              <w:snapToGrid w:val="0"/>
              <w:spacing w:line="240" w:lineRule="auto"/>
              <w:rPr>
                <w:rFonts w:cs="Arial"/>
                <w:b/>
                <w:sz w:val="20"/>
                <w:szCs w:val="20"/>
              </w:rPr>
            </w:pPr>
          </w:p>
        </w:tc>
      </w:tr>
      <w:tr w:rsidR="00525A11" w:rsidRPr="009300FF" w14:paraId="07F44301" w14:textId="77777777" w:rsidTr="00CA209D">
        <w:tc>
          <w:tcPr>
            <w:tcW w:w="2865" w:type="dxa"/>
            <w:tcBorders>
              <w:left w:val="single" w:sz="4" w:space="0" w:color="000000"/>
            </w:tcBorders>
            <w:shd w:val="clear" w:color="auto" w:fill="D9D9D9"/>
          </w:tcPr>
          <w:p w14:paraId="432F9706" w14:textId="77777777" w:rsidR="00525A11" w:rsidRPr="009300FF" w:rsidRDefault="00525A11" w:rsidP="00CA209D">
            <w:pPr>
              <w:snapToGrid w:val="0"/>
              <w:spacing w:line="240" w:lineRule="auto"/>
              <w:rPr>
                <w:rFonts w:cs="Arial"/>
                <w:b/>
                <w:sz w:val="20"/>
                <w:szCs w:val="20"/>
              </w:rPr>
            </w:pPr>
          </w:p>
        </w:tc>
        <w:tc>
          <w:tcPr>
            <w:tcW w:w="6098" w:type="dxa"/>
            <w:tcBorders>
              <w:right w:val="single" w:sz="4" w:space="0" w:color="000000"/>
            </w:tcBorders>
            <w:shd w:val="clear" w:color="auto" w:fill="auto"/>
          </w:tcPr>
          <w:p w14:paraId="615D8812" w14:textId="41496639" w:rsidR="00EE2C94" w:rsidRDefault="00EE2C94" w:rsidP="00EE2C94">
            <w:pPr>
              <w:snapToGrid w:val="0"/>
              <w:spacing w:line="240" w:lineRule="auto"/>
              <w:rPr>
                <w:rFonts w:cs="Arial"/>
                <w:b/>
                <w:sz w:val="20"/>
                <w:szCs w:val="20"/>
              </w:rPr>
            </w:pPr>
            <w:r w:rsidRPr="009300FF">
              <w:rPr>
                <w:rFonts w:cs="Arial"/>
                <w:b/>
                <w:sz w:val="20"/>
                <w:szCs w:val="20"/>
              </w:rPr>
              <w:t>(FE</w:t>
            </w:r>
            <w:r>
              <w:rPr>
                <w:rFonts w:cs="Arial"/>
                <w:b/>
                <w:sz w:val="20"/>
                <w:szCs w:val="20"/>
              </w:rPr>
              <w:t>003</w:t>
            </w:r>
            <w:r w:rsidRPr="009300FF">
              <w:rPr>
                <w:rFonts w:cs="Arial"/>
                <w:b/>
                <w:sz w:val="20"/>
                <w:szCs w:val="20"/>
              </w:rPr>
              <w:t xml:space="preserve">) – </w:t>
            </w:r>
            <w:r>
              <w:rPr>
                <w:rFonts w:cs="Arial"/>
                <w:b/>
                <w:sz w:val="20"/>
                <w:szCs w:val="20"/>
              </w:rPr>
              <w:t xml:space="preserve">Campo confirmação da senha não possui o mesmo valor informado no campo senha. </w:t>
            </w:r>
          </w:p>
          <w:p w14:paraId="37E3717F" w14:textId="4D950E53" w:rsidR="00EE2C94" w:rsidRDefault="00EE2C94" w:rsidP="00EE2C94">
            <w:pPr>
              <w:snapToGrid w:val="0"/>
              <w:spacing w:line="240" w:lineRule="auto"/>
              <w:rPr>
                <w:rFonts w:cs="Arial"/>
                <w:b/>
                <w:sz w:val="20"/>
                <w:szCs w:val="20"/>
              </w:rPr>
            </w:pPr>
            <w:r>
              <w:rPr>
                <w:rFonts w:cs="Arial"/>
                <w:b/>
                <w:sz w:val="20"/>
                <w:szCs w:val="20"/>
              </w:rPr>
              <w:t>Sistema exibe mensagem MSG008.</w:t>
            </w:r>
          </w:p>
          <w:p w14:paraId="13C1AC1B" w14:textId="77777777" w:rsidR="00525A11" w:rsidRPr="009300FF" w:rsidRDefault="00525A11" w:rsidP="00CA209D">
            <w:pPr>
              <w:snapToGrid w:val="0"/>
              <w:spacing w:line="240" w:lineRule="auto"/>
              <w:rPr>
                <w:rFonts w:cs="Arial"/>
                <w:b/>
                <w:sz w:val="20"/>
                <w:szCs w:val="20"/>
              </w:rPr>
            </w:pPr>
          </w:p>
        </w:tc>
      </w:tr>
      <w:tr w:rsidR="00525A11" w:rsidRPr="009300FF" w14:paraId="6922B0E9" w14:textId="77777777" w:rsidTr="00CA209D">
        <w:tc>
          <w:tcPr>
            <w:tcW w:w="2865" w:type="dxa"/>
            <w:tcBorders>
              <w:left w:val="single" w:sz="4" w:space="0" w:color="000000"/>
              <w:bottom w:val="single" w:sz="4" w:space="0" w:color="000000"/>
            </w:tcBorders>
            <w:shd w:val="clear" w:color="auto" w:fill="D9D9D9"/>
          </w:tcPr>
          <w:p w14:paraId="40BB43DF" w14:textId="2B85F858"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B2798ED" w14:textId="71789D1B" w:rsidR="00525A11" w:rsidRPr="009300FF" w:rsidRDefault="00525A11" w:rsidP="009B6E61">
            <w:pPr>
              <w:snapToGrid w:val="0"/>
              <w:spacing w:line="240" w:lineRule="auto"/>
              <w:rPr>
                <w:rFonts w:cs="Arial"/>
                <w:b/>
                <w:sz w:val="20"/>
                <w:szCs w:val="20"/>
              </w:rPr>
            </w:pPr>
          </w:p>
        </w:tc>
      </w:tr>
      <w:tr w:rsidR="00525A11" w:rsidRPr="009300FF" w14:paraId="4F64DC53" w14:textId="77777777" w:rsidTr="00CA209D">
        <w:tc>
          <w:tcPr>
            <w:tcW w:w="2865" w:type="dxa"/>
            <w:tcBorders>
              <w:left w:val="single" w:sz="4" w:space="0" w:color="000000"/>
            </w:tcBorders>
            <w:shd w:val="clear" w:color="auto" w:fill="D9D9D9"/>
          </w:tcPr>
          <w:p w14:paraId="72E9BB60" w14:textId="77777777" w:rsidR="00525A11" w:rsidRPr="009300FF" w:rsidRDefault="00525A11" w:rsidP="00CA209D">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0BC63ED3" w14:textId="77777777" w:rsidR="00525A11" w:rsidRPr="009300FF" w:rsidRDefault="004441D5" w:rsidP="00293CAE">
            <w:pPr>
              <w:snapToGrid w:val="0"/>
              <w:spacing w:line="240" w:lineRule="auto"/>
              <w:rPr>
                <w:rFonts w:cs="Arial"/>
                <w:b/>
                <w:sz w:val="20"/>
                <w:szCs w:val="20"/>
              </w:rPr>
            </w:pPr>
            <w:r w:rsidRPr="009300FF">
              <w:rPr>
                <w:rFonts w:cs="Arial"/>
                <w:b/>
                <w:sz w:val="20"/>
                <w:szCs w:val="20"/>
              </w:rPr>
              <w:t>MSG001 –</w:t>
            </w:r>
            <w:r w:rsidR="00293CAE">
              <w:rPr>
                <w:rFonts w:cs="Arial"/>
                <w:b/>
                <w:sz w:val="20"/>
                <w:szCs w:val="20"/>
              </w:rPr>
              <w:t xml:space="preserve"> Este campo é obrigatório.</w:t>
            </w:r>
          </w:p>
        </w:tc>
      </w:tr>
      <w:tr w:rsidR="00525A11" w:rsidRPr="009300FF" w14:paraId="13E3C7AD" w14:textId="77777777" w:rsidTr="00CA209D">
        <w:tc>
          <w:tcPr>
            <w:tcW w:w="2865" w:type="dxa"/>
            <w:tcBorders>
              <w:left w:val="single" w:sz="4" w:space="0" w:color="000000"/>
            </w:tcBorders>
            <w:shd w:val="clear" w:color="auto" w:fill="D9D9D9"/>
          </w:tcPr>
          <w:p w14:paraId="6B65346A" w14:textId="77777777" w:rsidR="00525A11" w:rsidRPr="009300FF" w:rsidRDefault="00525A11" w:rsidP="00CA209D">
            <w:pPr>
              <w:snapToGrid w:val="0"/>
              <w:spacing w:line="240" w:lineRule="auto"/>
              <w:rPr>
                <w:rFonts w:cs="Arial"/>
                <w:b/>
                <w:sz w:val="20"/>
                <w:szCs w:val="20"/>
              </w:rPr>
            </w:pPr>
          </w:p>
        </w:tc>
        <w:tc>
          <w:tcPr>
            <w:tcW w:w="6098" w:type="dxa"/>
            <w:tcBorders>
              <w:right w:val="single" w:sz="4" w:space="0" w:color="000000"/>
            </w:tcBorders>
            <w:shd w:val="clear" w:color="auto" w:fill="auto"/>
          </w:tcPr>
          <w:p w14:paraId="2498C5AA" w14:textId="77777777" w:rsidR="00525A11" w:rsidRPr="009300FF" w:rsidRDefault="00525A11" w:rsidP="00CA209D">
            <w:pPr>
              <w:snapToGrid w:val="0"/>
              <w:spacing w:line="240" w:lineRule="auto"/>
              <w:rPr>
                <w:rFonts w:cs="Arial"/>
                <w:b/>
                <w:sz w:val="20"/>
                <w:szCs w:val="20"/>
              </w:rPr>
            </w:pPr>
          </w:p>
        </w:tc>
      </w:tr>
      <w:tr w:rsidR="00525A11" w:rsidRPr="009300FF" w14:paraId="3209D081" w14:textId="77777777" w:rsidTr="00CA209D">
        <w:tc>
          <w:tcPr>
            <w:tcW w:w="2865" w:type="dxa"/>
            <w:tcBorders>
              <w:left w:val="single" w:sz="4" w:space="0" w:color="auto"/>
              <w:bottom w:val="single" w:sz="4" w:space="0" w:color="000000"/>
            </w:tcBorders>
            <w:shd w:val="clear" w:color="auto" w:fill="D9D9D9"/>
          </w:tcPr>
          <w:p w14:paraId="2470052D" w14:textId="77777777" w:rsidR="00525A11" w:rsidRPr="009300FF" w:rsidRDefault="00525A11" w:rsidP="00CA209D">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8835434" w14:textId="77777777" w:rsidR="003D2B99" w:rsidRDefault="00525A11" w:rsidP="00293CAE">
            <w:pPr>
              <w:snapToGrid w:val="0"/>
              <w:spacing w:line="240" w:lineRule="auto"/>
              <w:rPr>
                <w:rFonts w:cs="Arial"/>
                <w:b/>
                <w:sz w:val="20"/>
                <w:szCs w:val="20"/>
              </w:rPr>
            </w:pPr>
            <w:r w:rsidRPr="009300FF">
              <w:rPr>
                <w:rFonts w:cs="Arial"/>
                <w:b/>
                <w:sz w:val="20"/>
                <w:szCs w:val="20"/>
              </w:rPr>
              <w:t xml:space="preserve">MSG002 </w:t>
            </w:r>
            <w:r w:rsidR="00DA42BF" w:rsidRPr="009300FF">
              <w:rPr>
                <w:rFonts w:cs="Arial"/>
                <w:b/>
                <w:sz w:val="20"/>
                <w:szCs w:val="20"/>
              </w:rPr>
              <w:t xml:space="preserve">– </w:t>
            </w:r>
            <w:r w:rsidR="00293CAE">
              <w:rPr>
                <w:rFonts w:cs="Arial"/>
                <w:b/>
                <w:sz w:val="20"/>
                <w:szCs w:val="20"/>
              </w:rPr>
              <w:t>Olá (Nome Usuário)</w:t>
            </w:r>
            <w:r w:rsidR="00293CAE" w:rsidRPr="00293CAE">
              <w:rPr>
                <w:rFonts w:cs="Arial"/>
                <w:b/>
                <w:sz w:val="20"/>
                <w:szCs w:val="20"/>
              </w:rPr>
              <w:t xml:space="preserve"> suas inform</w:t>
            </w:r>
            <w:r w:rsidR="00293CAE">
              <w:rPr>
                <w:rFonts w:cs="Arial"/>
                <w:b/>
                <w:sz w:val="20"/>
                <w:szCs w:val="20"/>
              </w:rPr>
              <w:t>ações foram salvas com sucesso.</w:t>
            </w:r>
          </w:p>
          <w:p w14:paraId="61424C52" w14:textId="77777777" w:rsidR="00293CAE" w:rsidRDefault="00293CAE" w:rsidP="00293CAE">
            <w:pPr>
              <w:snapToGrid w:val="0"/>
              <w:spacing w:line="240" w:lineRule="auto"/>
              <w:rPr>
                <w:rFonts w:cs="Arial"/>
                <w:b/>
                <w:sz w:val="20"/>
                <w:szCs w:val="20"/>
              </w:rPr>
            </w:pPr>
          </w:p>
          <w:p w14:paraId="385677C1" w14:textId="77777777" w:rsidR="00293CAE" w:rsidRDefault="00293CAE" w:rsidP="00293CAE">
            <w:pPr>
              <w:snapToGrid w:val="0"/>
              <w:spacing w:line="240" w:lineRule="auto"/>
              <w:rPr>
                <w:rFonts w:cs="Arial"/>
                <w:b/>
                <w:sz w:val="20"/>
                <w:szCs w:val="20"/>
              </w:rPr>
            </w:pPr>
            <w:r>
              <w:rPr>
                <w:rFonts w:cs="Arial"/>
                <w:b/>
                <w:sz w:val="20"/>
                <w:szCs w:val="20"/>
              </w:rPr>
              <w:t xml:space="preserve">MSG003 - </w:t>
            </w:r>
            <w:r w:rsidRPr="00293CAE">
              <w:rPr>
                <w:rFonts w:cs="Arial"/>
                <w:b/>
                <w:sz w:val="20"/>
                <w:szCs w:val="20"/>
              </w:rPr>
              <w:t>Usuário já existe</w:t>
            </w:r>
            <w:r>
              <w:rPr>
                <w:rFonts w:cs="Arial"/>
                <w:b/>
                <w:sz w:val="20"/>
                <w:szCs w:val="20"/>
              </w:rPr>
              <w:t>.</w:t>
            </w:r>
          </w:p>
          <w:p w14:paraId="683D0A2B" w14:textId="77777777" w:rsidR="00BA1B73" w:rsidRDefault="00BA1B73" w:rsidP="00293CAE">
            <w:pPr>
              <w:snapToGrid w:val="0"/>
              <w:spacing w:line="240" w:lineRule="auto"/>
              <w:rPr>
                <w:rFonts w:cs="Arial"/>
                <w:b/>
                <w:sz w:val="20"/>
                <w:szCs w:val="20"/>
              </w:rPr>
            </w:pPr>
          </w:p>
          <w:p w14:paraId="0C037355" w14:textId="77777777" w:rsidR="00BA1B73" w:rsidRDefault="00BA1B73" w:rsidP="00293CAE">
            <w:pPr>
              <w:snapToGrid w:val="0"/>
              <w:spacing w:line="240" w:lineRule="auto"/>
              <w:rPr>
                <w:rFonts w:cs="Arial"/>
                <w:b/>
                <w:sz w:val="20"/>
                <w:szCs w:val="20"/>
              </w:rPr>
            </w:pPr>
            <w:r>
              <w:rPr>
                <w:rFonts w:cs="Arial"/>
                <w:b/>
                <w:sz w:val="20"/>
                <w:szCs w:val="20"/>
              </w:rPr>
              <w:t>MSG004 – Informações editadas com sucesso.</w:t>
            </w:r>
          </w:p>
          <w:p w14:paraId="7B6C436B" w14:textId="77777777" w:rsidR="008871A4" w:rsidRDefault="008871A4" w:rsidP="00293CAE">
            <w:pPr>
              <w:snapToGrid w:val="0"/>
              <w:spacing w:line="240" w:lineRule="auto"/>
              <w:rPr>
                <w:rFonts w:cs="Arial"/>
                <w:b/>
                <w:sz w:val="20"/>
                <w:szCs w:val="20"/>
              </w:rPr>
            </w:pPr>
          </w:p>
          <w:p w14:paraId="11479FB3" w14:textId="77777777" w:rsidR="008871A4" w:rsidRDefault="008871A4" w:rsidP="00293CAE">
            <w:pPr>
              <w:snapToGrid w:val="0"/>
              <w:spacing w:line="240" w:lineRule="auto"/>
              <w:rPr>
                <w:rFonts w:cs="Arial"/>
                <w:b/>
                <w:sz w:val="20"/>
                <w:szCs w:val="20"/>
              </w:rPr>
            </w:pPr>
            <w:r>
              <w:rPr>
                <w:rFonts w:cs="Arial"/>
                <w:b/>
                <w:sz w:val="20"/>
                <w:szCs w:val="20"/>
              </w:rPr>
              <w:t>MSG005 – Cliente desativado com sucesso.</w:t>
            </w:r>
          </w:p>
          <w:p w14:paraId="05C11188" w14:textId="77777777" w:rsidR="008871A4" w:rsidRDefault="008871A4" w:rsidP="00293CAE">
            <w:pPr>
              <w:snapToGrid w:val="0"/>
              <w:spacing w:line="240" w:lineRule="auto"/>
              <w:rPr>
                <w:rFonts w:cs="Arial"/>
                <w:b/>
                <w:sz w:val="20"/>
                <w:szCs w:val="20"/>
              </w:rPr>
            </w:pPr>
          </w:p>
          <w:p w14:paraId="3B7DE6C8" w14:textId="77777777" w:rsidR="008871A4" w:rsidRDefault="008871A4" w:rsidP="00293CAE">
            <w:pPr>
              <w:snapToGrid w:val="0"/>
              <w:spacing w:line="240" w:lineRule="auto"/>
              <w:rPr>
                <w:rFonts w:cs="Arial"/>
                <w:b/>
                <w:sz w:val="20"/>
                <w:szCs w:val="20"/>
              </w:rPr>
            </w:pPr>
            <w:r>
              <w:rPr>
                <w:rFonts w:cs="Arial"/>
                <w:b/>
                <w:sz w:val="20"/>
                <w:szCs w:val="20"/>
              </w:rPr>
              <w:t>MSG006 – Cliente excluído com sucesso.</w:t>
            </w:r>
          </w:p>
          <w:p w14:paraId="680B6237" w14:textId="77777777" w:rsidR="00BC20D0" w:rsidRDefault="00BC20D0" w:rsidP="00293CAE">
            <w:pPr>
              <w:snapToGrid w:val="0"/>
              <w:spacing w:line="240" w:lineRule="auto"/>
              <w:rPr>
                <w:rFonts w:cs="Arial"/>
                <w:b/>
                <w:sz w:val="20"/>
                <w:szCs w:val="20"/>
              </w:rPr>
            </w:pPr>
          </w:p>
          <w:p w14:paraId="23DA5798" w14:textId="77777777" w:rsidR="00BC20D0" w:rsidRDefault="00BC20D0" w:rsidP="00293CAE">
            <w:pPr>
              <w:snapToGrid w:val="0"/>
              <w:spacing w:line="240" w:lineRule="auto"/>
              <w:rPr>
                <w:rFonts w:cs="Arial"/>
                <w:b/>
                <w:sz w:val="20"/>
                <w:szCs w:val="20"/>
              </w:rPr>
            </w:pPr>
            <w:r>
              <w:rPr>
                <w:rFonts w:cs="Arial"/>
                <w:b/>
                <w:sz w:val="20"/>
                <w:szCs w:val="20"/>
              </w:rPr>
              <w:t>MSG007 - Senha deve conter no mínimo 6 caracteres.</w:t>
            </w:r>
          </w:p>
          <w:p w14:paraId="0A5F395D" w14:textId="77777777" w:rsidR="00EE2C94" w:rsidRDefault="00EE2C94" w:rsidP="00293CAE">
            <w:pPr>
              <w:snapToGrid w:val="0"/>
              <w:spacing w:line="240" w:lineRule="auto"/>
              <w:rPr>
                <w:rFonts w:cs="Arial"/>
                <w:b/>
                <w:sz w:val="20"/>
                <w:szCs w:val="20"/>
              </w:rPr>
            </w:pPr>
          </w:p>
          <w:p w14:paraId="4776C253" w14:textId="0C325B72" w:rsidR="00EE2C94" w:rsidRPr="009300FF" w:rsidRDefault="00EE2C94" w:rsidP="00EE2C94">
            <w:pPr>
              <w:snapToGrid w:val="0"/>
              <w:spacing w:line="240" w:lineRule="auto"/>
              <w:rPr>
                <w:rFonts w:cs="Arial"/>
                <w:b/>
                <w:sz w:val="20"/>
                <w:szCs w:val="20"/>
              </w:rPr>
            </w:pPr>
            <w:r>
              <w:rPr>
                <w:rFonts w:cs="Arial"/>
                <w:b/>
                <w:sz w:val="20"/>
                <w:szCs w:val="20"/>
              </w:rPr>
              <w:t>MSG008 - Senhas</w:t>
            </w:r>
            <w:r w:rsidRPr="00EE2C94">
              <w:rPr>
                <w:rFonts w:cs="Arial"/>
                <w:b/>
                <w:sz w:val="20"/>
                <w:szCs w:val="20"/>
              </w:rPr>
              <w:t xml:space="preserve"> não coincidem</w:t>
            </w:r>
            <w:r>
              <w:rPr>
                <w:rFonts w:cs="Arial"/>
                <w:b/>
                <w:sz w:val="20"/>
                <w:szCs w:val="20"/>
              </w:rPr>
              <w:t>.</w:t>
            </w:r>
          </w:p>
        </w:tc>
      </w:tr>
      <w:tr w:rsidR="00FA6615" w:rsidRPr="009300FF" w14:paraId="51A7F671" w14:textId="77777777" w:rsidTr="004066EE">
        <w:tc>
          <w:tcPr>
            <w:tcW w:w="2865" w:type="dxa"/>
            <w:tcBorders>
              <w:left w:val="single" w:sz="4" w:space="0" w:color="auto"/>
              <w:bottom w:val="single" w:sz="4" w:space="0" w:color="000000"/>
            </w:tcBorders>
            <w:shd w:val="clear" w:color="auto" w:fill="D9D9D9"/>
          </w:tcPr>
          <w:p w14:paraId="4414D42B" w14:textId="22ADFB81" w:rsidR="00FA6615" w:rsidRPr="009300FF" w:rsidRDefault="00FA6615" w:rsidP="004066EE">
            <w:pPr>
              <w:snapToGrid w:val="0"/>
              <w:spacing w:line="240" w:lineRule="auto"/>
              <w:rPr>
                <w:rFonts w:cs="Arial"/>
                <w:b/>
                <w:sz w:val="20"/>
                <w:szCs w:val="20"/>
              </w:rPr>
            </w:pPr>
            <w:r>
              <w:rPr>
                <w:rFonts w:cs="Arial"/>
                <w:b/>
                <w:sz w:val="20"/>
                <w:szCs w:val="20"/>
              </w:rPr>
              <w:t>Fluxos Alternativos – FA001</w:t>
            </w:r>
            <w:r w:rsidRPr="009300FF">
              <w:rPr>
                <w:rFonts w:cs="Arial"/>
                <w:b/>
                <w:sz w:val="20"/>
                <w:szCs w:val="20"/>
              </w:rPr>
              <w:t xml:space="preserve">  Editar</w:t>
            </w:r>
          </w:p>
        </w:tc>
        <w:tc>
          <w:tcPr>
            <w:tcW w:w="6098" w:type="dxa"/>
            <w:tcBorders>
              <w:bottom w:val="single" w:sz="4" w:space="0" w:color="000000"/>
              <w:right w:val="single" w:sz="4" w:space="0" w:color="000000"/>
            </w:tcBorders>
            <w:shd w:val="clear" w:color="auto" w:fill="auto"/>
          </w:tcPr>
          <w:p w14:paraId="6E1C6051" w14:textId="77777777" w:rsidR="00FA6615" w:rsidRPr="009300FF" w:rsidRDefault="00FA6615" w:rsidP="004066EE">
            <w:pPr>
              <w:snapToGrid w:val="0"/>
              <w:spacing w:line="240" w:lineRule="auto"/>
              <w:rPr>
                <w:rFonts w:cs="Arial"/>
                <w:b/>
                <w:sz w:val="20"/>
                <w:szCs w:val="20"/>
              </w:rPr>
            </w:pPr>
          </w:p>
        </w:tc>
      </w:tr>
      <w:tr w:rsidR="00FA6615" w:rsidRPr="009300FF" w14:paraId="64CD5BF2" w14:textId="77777777" w:rsidTr="004066EE">
        <w:tc>
          <w:tcPr>
            <w:tcW w:w="2865" w:type="dxa"/>
            <w:tcBorders>
              <w:left w:val="single" w:sz="4" w:space="0" w:color="auto"/>
              <w:bottom w:val="single" w:sz="4" w:space="0" w:color="000000"/>
            </w:tcBorders>
            <w:shd w:val="clear" w:color="auto" w:fill="D9D9D9"/>
          </w:tcPr>
          <w:p w14:paraId="33A61FFF"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7265667"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sistema</w:t>
            </w:r>
          </w:p>
        </w:tc>
      </w:tr>
      <w:tr w:rsidR="00FA6615" w:rsidRPr="009300FF" w14:paraId="00F55AB2" w14:textId="77777777" w:rsidTr="004066EE">
        <w:tc>
          <w:tcPr>
            <w:tcW w:w="2865" w:type="dxa"/>
            <w:tcBorders>
              <w:left w:val="single" w:sz="4" w:space="0" w:color="auto"/>
              <w:bottom w:val="single" w:sz="4" w:space="0" w:color="000000"/>
            </w:tcBorders>
          </w:tcPr>
          <w:p w14:paraId="354D4B66" w14:textId="77777777" w:rsidR="00FA6615" w:rsidRPr="009300FF" w:rsidRDefault="00FA6615" w:rsidP="004066EE">
            <w:pPr>
              <w:snapToGrid w:val="0"/>
              <w:spacing w:line="240" w:lineRule="auto"/>
              <w:rPr>
                <w:rFonts w:cs="Arial"/>
                <w:b/>
                <w:sz w:val="20"/>
                <w:szCs w:val="20"/>
              </w:rPr>
            </w:pPr>
            <w:r>
              <w:rPr>
                <w:rFonts w:cs="Arial"/>
                <w:b/>
                <w:sz w:val="20"/>
                <w:szCs w:val="20"/>
              </w:rPr>
              <w:t>Ator aciona o menu com seu nome;</w:t>
            </w:r>
          </w:p>
        </w:tc>
        <w:tc>
          <w:tcPr>
            <w:tcW w:w="6098" w:type="dxa"/>
            <w:tcBorders>
              <w:bottom w:val="single" w:sz="4" w:space="0" w:color="000000"/>
              <w:right w:val="single" w:sz="4" w:space="0" w:color="000000"/>
            </w:tcBorders>
            <w:shd w:val="clear" w:color="auto" w:fill="auto"/>
          </w:tcPr>
          <w:p w14:paraId="715264E3" w14:textId="77777777" w:rsidR="00FA6615" w:rsidRPr="009300FF" w:rsidRDefault="00FA6615" w:rsidP="004066EE">
            <w:pPr>
              <w:snapToGrid w:val="0"/>
              <w:spacing w:line="240" w:lineRule="auto"/>
              <w:rPr>
                <w:rFonts w:cs="Arial"/>
                <w:b/>
                <w:sz w:val="20"/>
                <w:szCs w:val="20"/>
              </w:rPr>
            </w:pPr>
            <w:r>
              <w:rPr>
                <w:rFonts w:cs="Arial"/>
                <w:b/>
                <w:sz w:val="20"/>
                <w:szCs w:val="20"/>
              </w:rPr>
              <w:t>-</w:t>
            </w:r>
          </w:p>
        </w:tc>
      </w:tr>
      <w:tr w:rsidR="00FA6615" w:rsidRPr="009300FF" w14:paraId="56C7E3A9" w14:textId="77777777" w:rsidTr="004066EE">
        <w:tc>
          <w:tcPr>
            <w:tcW w:w="2865" w:type="dxa"/>
            <w:tcBorders>
              <w:left w:val="single" w:sz="4" w:space="0" w:color="auto"/>
              <w:bottom w:val="single" w:sz="4" w:space="0" w:color="000000"/>
            </w:tcBorders>
          </w:tcPr>
          <w:p w14:paraId="5FA50673"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8F554ED" w14:textId="77777777" w:rsidR="00FA6615" w:rsidRPr="009300FF" w:rsidRDefault="00FA6615" w:rsidP="004066EE">
            <w:pPr>
              <w:snapToGrid w:val="0"/>
              <w:spacing w:line="240" w:lineRule="auto"/>
              <w:rPr>
                <w:rFonts w:cs="Arial"/>
                <w:b/>
                <w:sz w:val="20"/>
                <w:szCs w:val="20"/>
              </w:rPr>
            </w:pPr>
            <w:r w:rsidRPr="009300FF">
              <w:rPr>
                <w:rFonts w:cs="Arial"/>
                <w:b/>
                <w:sz w:val="20"/>
                <w:szCs w:val="20"/>
              </w:rPr>
              <w:t>Sistema exibe tela com</w:t>
            </w:r>
            <w:r>
              <w:rPr>
                <w:rFonts w:cs="Arial"/>
                <w:b/>
                <w:sz w:val="20"/>
                <w:szCs w:val="20"/>
              </w:rPr>
              <w:t xml:space="preserve"> um botão S</w:t>
            </w:r>
            <w:r w:rsidRPr="009300FF">
              <w:rPr>
                <w:rFonts w:cs="Arial"/>
                <w:b/>
                <w:sz w:val="20"/>
                <w:szCs w:val="20"/>
              </w:rPr>
              <w:t>alvar e</w:t>
            </w:r>
            <w:r>
              <w:rPr>
                <w:rFonts w:cs="Arial"/>
                <w:b/>
                <w:sz w:val="20"/>
                <w:szCs w:val="20"/>
              </w:rPr>
              <w:t xml:space="preserve"> os </w:t>
            </w:r>
            <w:r w:rsidRPr="009300FF">
              <w:rPr>
                <w:rFonts w:cs="Arial"/>
                <w:b/>
                <w:sz w:val="20"/>
                <w:szCs w:val="20"/>
              </w:rPr>
              <w:t xml:space="preserve">campos </w:t>
            </w:r>
            <w:r>
              <w:rPr>
                <w:rFonts w:cs="Arial"/>
                <w:b/>
                <w:sz w:val="20"/>
                <w:szCs w:val="20"/>
              </w:rPr>
              <w:t>Nome, e-mail já preenchidos e os campos senha e confirmação de senha habilitados para edição.</w:t>
            </w:r>
          </w:p>
        </w:tc>
      </w:tr>
      <w:tr w:rsidR="00FA6615" w:rsidRPr="009300FF" w14:paraId="754359F3" w14:textId="77777777" w:rsidTr="004066EE">
        <w:tc>
          <w:tcPr>
            <w:tcW w:w="2865" w:type="dxa"/>
            <w:tcBorders>
              <w:left w:val="single" w:sz="4" w:space="0" w:color="auto"/>
              <w:bottom w:val="single" w:sz="4" w:space="0" w:color="000000"/>
            </w:tcBorders>
          </w:tcPr>
          <w:p w14:paraId="4D75A2E2" w14:textId="6E535D4D" w:rsidR="00FA6615" w:rsidRPr="009300FF" w:rsidRDefault="00FA6615" w:rsidP="004066EE">
            <w:pPr>
              <w:snapToGrid w:val="0"/>
              <w:spacing w:line="240" w:lineRule="auto"/>
              <w:rPr>
                <w:rFonts w:cs="Arial"/>
                <w:b/>
                <w:sz w:val="20"/>
                <w:szCs w:val="20"/>
              </w:rPr>
            </w:pPr>
            <w:r>
              <w:rPr>
                <w:rFonts w:cs="Arial"/>
                <w:b/>
                <w:sz w:val="20"/>
                <w:szCs w:val="20"/>
              </w:rPr>
              <w:t>Ator altera os dados desejados e aciona o botão Salvar. (FE001)</w:t>
            </w:r>
            <w:r w:rsidR="00B33715">
              <w:rPr>
                <w:rFonts w:cs="Arial"/>
                <w:b/>
                <w:sz w:val="20"/>
                <w:szCs w:val="20"/>
              </w:rPr>
              <w:t>(FE002)(FE003)</w:t>
            </w:r>
          </w:p>
        </w:tc>
        <w:tc>
          <w:tcPr>
            <w:tcW w:w="6098" w:type="dxa"/>
            <w:tcBorders>
              <w:bottom w:val="single" w:sz="4" w:space="0" w:color="000000"/>
              <w:right w:val="single" w:sz="4" w:space="0" w:color="000000"/>
            </w:tcBorders>
            <w:shd w:val="clear" w:color="auto" w:fill="auto"/>
          </w:tcPr>
          <w:p w14:paraId="34F6A5CC" w14:textId="77777777" w:rsidR="00FA6615" w:rsidRPr="009300FF" w:rsidRDefault="00FA6615" w:rsidP="004066EE">
            <w:pPr>
              <w:snapToGrid w:val="0"/>
              <w:spacing w:line="240" w:lineRule="auto"/>
              <w:rPr>
                <w:rFonts w:cs="Arial"/>
                <w:b/>
                <w:sz w:val="20"/>
                <w:szCs w:val="20"/>
              </w:rPr>
            </w:pPr>
          </w:p>
        </w:tc>
      </w:tr>
      <w:tr w:rsidR="00FA6615" w:rsidRPr="009300FF" w14:paraId="3D7E1BFA" w14:textId="77777777" w:rsidTr="004066EE">
        <w:tc>
          <w:tcPr>
            <w:tcW w:w="2865" w:type="dxa"/>
            <w:tcBorders>
              <w:left w:val="single" w:sz="4" w:space="0" w:color="auto"/>
              <w:bottom w:val="single" w:sz="4" w:space="0" w:color="000000"/>
            </w:tcBorders>
          </w:tcPr>
          <w:p w14:paraId="33DEAD20" w14:textId="20548CC8" w:rsidR="00FA6615" w:rsidRPr="009300FF" w:rsidRDefault="00EB79A6"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0A46332" w14:textId="0FA8FE81" w:rsidR="00FA6615" w:rsidRPr="009300FF" w:rsidRDefault="00FA6615" w:rsidP="004066EE">
            <w:pPr>
              <w:snapToGrid w:val="0"/>
              <w:spacing w:line="240" w:lineRule="auto"/>
              <w:rPr>
                <w:rFonts w:cs="Arial"/>
                <w:b/>
                <w:sz w:val="20"/>
                <w:szCs w:val="20"/>
              </w:rPr>
            </w:pPr>
            <w:r w:rsidRPr="009300FF">
              <w:rPr>
                <w:rFonts w:cs="Arial"/>
                <w:b/>
                <w:sz w:val="20"/>
                <w:szCs w:val="20"/>
              </w:rPr>
              <w:t>Sistema persiste dados e exibe mensagem (MSG00</w:t>
            </w:r>
            <w:r>
              <w:rPr>
                <w:rFonts w:cs="Arial"/>
                <w:b/>
                <w:sz w:val="20"/>
                <w:szCs w:val="20"/>
              </w:rPr>
              <w:t>4</w:t>
            </w:r>
            <w:r w:rsidRPr="009300FF">
              <w:rPr>
                <w:rFonts w:cs="Arial"/>
                <w:b/>
                <w:sz w:val="20"/>
                <w:szCs w:val="20"/>
              </w:rPr>
              <w:t>)</w:t>
            </w:r>
            <w:r w:rsidR="008049DF">
              <w:rPr>
                <w:rFonts w:cs="Arial"/>
                <w:b/>
                <w:sz w:val="20"/>
                <w:szCs w:val="20"/>
              </w:rPr>
              <w:t xml:space="preserve"> e volta para a tela principal do sistema.</w:t>
            </w:r>
          </w:p>
        </w:tc>
      </w:tr>
      <w:tr w:rsidR="00FA6615" w:rsidRPr="009300FF" w14:paraId="17749072" w14:textId="77777777" w:rsidTr="004066EE">
        <w:tc>
          <w:tcPr>
            <w:tcW w:w="2865" w:type="dxa"/>
            <w:tcBorders>
              <w:left w:val="single" w:sz="4" w:space="0" w:color="auto"/>
              <w:bottom w:val="single" w:sz="4" w:space="0" w:color="000000"/>
            </w:tcBorders>
            <w:shd w:val="clear" w:color="auto" w:fill="D9D9D9"/>
          </w:tcPr>
          <w:p w14:paraId="66F9DF01" w14:textId="28951014" w:rsidR="00FA6615" w:rsidRPr="009300FF" w:rsidRDefault="00FA6615" w:rsidP="004066EE">
            <w:pPr>
              <w:snapToGrid w:val="0"/>
              <w:spacing w:line="240" w:lineRule="auto"/>
              <w:rPr>
                <w:rFonts w:cs="Arial"/>
                <w:b/>
                <w:sz w:val="20"/>
                <w:szCs w:val="20"/>
              </w:rPr>
            </w:pPr>
            <w:r>
              <w:rPr>
                <w:rFonts w:cs="Arial"/>
                <w:b/>
                <w:sz w:val="20"/>
                <w:szCs w:val="20"/>
              </w:rPr>
              <w:t>Fluxos Alternativos – FA002 Excluir Cliente</w:t>
            </w:r>
          </w:p>
        </w:tc>
        <w:tc>
          <w:tcPr>
            <w:tcW w:w="6098" w:type="dxa"/>
            <w:tcBorders>
              <w:bottom w:val="single" w:sz="4" w:space="0" w:color="000000"/>
              <w:right w:val="single" w:sz="4" w:space="0" w:color="000000"/>
            </w:tcBorders>
            <w:shd w:val="clear" w:color="auto" w:fill="auto"/>
          </w:tcPr>
          <w:p w14:paraId="1AED2A18" w14:textId="77777777" w:rsidR="00FA6615" w:rsidRPr="009300FF" w:rsidRDefault="00FA6615" w:rsidP="004066EE">
            <w:pPr>
              <w:snapToGrid w:val="0"/>
              <w:spacing w:line="240" w:lineRule="auto"/>
              <w:rPr>
                <w:rFonts w:cs="Arial"/>
                <w:b/>
                <w:sz w:val="20"/>
                <w:szCs w:val="20"/>
              </w:rPr>
            </w:pPr>
          </w:p>
        </w:tc>
      </w:tr>
      <w:tr w:rsidR="00FA6615" w:rsidRPr="009300FF" w14:paraId="48B278BC" w14:textId="77777777" w:rsidTr="004066EE">
        <w:tc>
          <w:tcPr>
            <w:tcW w:w="2865" w:type="dxa"/>
            <w:tcBorders>
              <w:left w:val="single" w:sz="4" w:space="0" w:color="auto"/>
              <w:bottom w:val="single" w:sz="4" w:space="0" w:color="000000"/>
            </w:tcBorders>
            <w:shd w:val="clear" w:color="auto" w:fill="D9D9D9"/>
          </w:tcPr>
          <w:p w14:paraId="6DD621F4"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AE184DA" w14:textId="77777777" w:rsidR="00FA6615" w:rsidRPr="009300FF" w:rsidRDefault="00FA6615" w:rsidP="004066EE">
            <w:pPr>
              <w:snapToGrid w:val="0"/>
              <w:spacing w:line="240" w:lineRule="auto"/>
              <w:rPr>
                <w:rFonts w:cs="Arial"/>
                <w:b/>
                <w:sz w:val="20"/>
                <w:szCs w:val="20"/>
              </w:rPr>
            </w:pPr>
            <w:r w:rsidRPr="009300FF">
              <w:rPr>
                <w:rFonts w:cs="Arial"/>
                <w:b/>
                <w:sz w:val="20"/>
                <w:szCs w:val="20"/>
              </w:rPr>
              <w:t>Ações do sistema</w:t>
            </w:r>
          </w:p>
        </w:tc>
      </w:tr>
      <w:tr w:rsidR="00FA6615" w:rsidRPr="009300FF" w14:paraId="51725FF7" w14:textId="77777777" w:rsidTr="004066EE">
        <w:tc>
          <w:tcPr>
            <w:tcW w:w="2865" w:type="dxa"/>
            <w:tcBorders>
              <w:left w:val="single" w:sz="4" w:space="0" w:color="auto"/>
              <w:bottom w:val="single" w:sz="4" w:space="0" w:color="000000"/>
            </w:tcBorders>
          </w:tcPr>
          <w:p w14:paraId="01CEA076" w14:textId="41FF1406" w:rsidR="00FA6615" w:rsidRPr="009300FF" w:rsidRDefault="00FA6615" w:rsidP="00FA6615">
            <w:pPr>
              <w:snapToGrid w:val="0"/>
              <w:spacing w:line="240" w:lineRule="auto"/>
              <w:rPr>
                <w:rFonts w:cs="Arial"/>
                <w:b/>
                <w:sz w:val="20"/>
                <w:szCs w:val="20"/>
              </w:rPr>
            </w:pPr>
            <w:r>
              <w:rPr>
                <w:rFonts w:cs="Arial"/>
                <w:b/>
                <w:sz w:val="20"/>
                <w:szCs w:val="20"/>
              </w:rPr>
              <w:t>Administrador acessa o Menu Clientes;</w:t>
            </w:r>
          </w:p>
        </w:tc>
        <w:tc>
          <w:tcPr>
            <w:tcW w:w="6098" w:type="dxa"/>
            <w:tcBorders>
              <w:bottom w:val="single" w:sz="4" w:space="0" w:color="000000"/>
              <w:right w:val="single" w:sz="4" w:space="0" w:color="000000"/>
            </w:tcBorders>
            <w:shd w:val="clear" w:color="auto" w:fill="auto"/>
          </w:tcPr>
          <w:p w14:paraId="6EEE9260" w14:textId="77777777" w:rsidR="00FA6615" w:rsidRPr="009300FF" w:rsidRDefault="00FA6615" w:rsidP="004066EE">
            <w:pPr>
              <w:snapToGrid w:val="0"/>
              <w:spacing w:line="240" w:lineRule="auto"/>
              <w:rPr>
                <w:rFonts w:cs="Arial"/>
                <w:b/>
                <w:sz w:val="20"/>
                <w:szCs w:val="20"/>
              </w:rPr>
            </w:pPr>
            <w:r>
              <w:rPr>
                <w:rFonts w:cs="Arial"/>
                <w:b/>
                <w:sz w:val="20"/>
                <w:szCs w:val="20"/>
              </w:rPr>
              <w:t>-</w:t>
            </w:r>
          </w:p>
        </w:tc>
      </w:tr>
      <w:tr w:rsidR="00FA6615" w:rsidRPr="009300FF" w14:paraId="15A98FD5" w14:textId="77777777" w:rsidTr="004066EE">
        <w:tc>
          <w:tcPr>
            <w:tcW w:w="2865" w:type="dxa"/>
            <w:tcBorders>
              <w:left w:val="single" w:sz="4" w:space="0" w:color="auto"/>
              <w:bottom w:val="single" w:sz="4" w:space="0" w:color="000000"/>
            </w:tcBorders>
          </w:tcPr>
          <w:p w14:paraId="2BD877A6"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A72EAE1" w14:textId="350AC730" w:rsidR="00FA6615" w:rsidRPr="009300FF" w:rsidRDefault="00FA6615" w:rsidP="00FA6615">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listagem d</w:t>
            </w:r>
            <w:r w:rsidR="003D71A1">
              <w:rPr>
                <w:rFonts w:cs="Arial"/>
                <w:b/>
                <w:sz w:val="20"/>
                <w:szCs w:val="20"/>
              </w:rPr>
              <w:t>e todos os clientes cadastrados com os botões Editar e Excluir.</w:t>
            </w:r>
          </w:p>
        </w:tc>
      </w:tr>
      <w:tr w:rsidR="00FA6615" w:rsidRPr="009300FF" w14:paraId="2BDD135B" w14:textId="77777777" w:rsidTr="004066EE">
        <w:tc>
          <w:tcPr>
            <w:tcW w:w="2865" w:type="dxa"/>
            <w:tcBorders>
              <w:left w:val="single" w:sz="4" w:space="0" w:color="auto"/>
              <w:bottom w:val="single" w:sz="4" w:space="0" w:color="000000"/>
            </w:tcBorders>
          </w:tcPr>
          <w:p w14:paraId="24FFACE8" w14:textId="799B9C71" w:rsidR="00FA6615" w:rsidRPr="009300FF" w:rsidRDefault="008871A4" w:rsidP="004066EE">
            <w:pPr>
              <w:snapToGrid w:val="0"/>
              <w:spacing w:line="240" w:lineRule="auto"/>
              <w:rPr>
                <w:rFonts w:cs="Arial"/>
                <w:b/>
                <w:sz w:val="20"/>
                <w:szCs w:val="20"/>
              </w:rPr>
            </w:pPr>
            <w:r>
              <w:rPr>
                <w:rFonts w:cs="Arial"/>
                <w:b/>
                <w:sz w:val="20"/>
                <w:szCs w:val="20"/>
              </w:rPr>
              <w:t>Administrador aciona a opção Excluir do cliente desejado;</w:t>
            </w:r>
            <w:r w:rsidR="00AD52B1">
              <w:rPr>
                <w:rFonts w:cs="Arial"/>
                <w:b/>
                <w:sz w:val="20"/>
                <w:szCs w:val="20"/>
              </w:rPr>
              <w:t xml:space="preserve"> (FA001)</w:t>
            </w:r>
            <w:r w:rsidR="00A75934">
              <w:rPr>
                <w:rFonts w:cs="Arial"/>
                <w:b/>
                <w:sz w:val="20"/>
                <w:szCs w:val="20"/>
              </w:rPr>
              <w:t>.</w:t>
            </w:r>
          </w:p>
        </w:tc>
        <w:tc>
          <w:tcPr>
            <w:tcW w:w="6098" w:type="dxa"/>
            <w:tcBorders>
              <w:bottom w:val="single" w:sz="4" w:space="0" w:color="000000"/>
              <w:right w:val="single" w:sz="4" w:space="0" w:color="000000"/>
            </w:tcBorders>
            <w:shd w:val="clear" w:color="auto" w:fill="auto"/>
          </w:tcPr>
          <w:p w14:paraId="7F99018A" w14:textId="77777777" w:rsidR="00FA6615" w:rsidRPr="009300FF" w:rsidRDefault="00FA6615" w:rsidP="004066EE">
            <w:pPr>
              <w:snapToGrid w:val="0"/>
              <w:spacing w:line="240" w:lineRule="auto"/>
              <w:rPr>
                <w:rFonts w:cs="Arial"/>
                <w:b/>
                <w:sz w:val="20"/>
                <w:szCs w:val="20"/>
              </w:rPr>
            </w:pPr>
          </w:p>
        </w:tc>
      </w:tr>
      <w:tr w:rsidR="00FA6615" w:rsidRPr="009300FF" w14:paraId="7FADFDC1" w14:textId="77777777" w:rsidTr="004066EE">
        <w:tc>
          <w:tcPr>
            <w:tcW w:w="2865" w:type="dxa"/>
            <w:tcBorders>
              <w:left w:val="single" w:sz="4" w:space="0" w:color="auto"/>
              <w:bottom w:val="single" w:sz="4" w:space="0" w:color="000000"/>
            </w:tcBorders>
          </w:tcPr>
          <w:p w14:paraId="5B3C463A" w14:textId="77777777" w:rsidR="00FA6615" w:rsidRPr="009300FF" w:rsidRDefault="00FA6615"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291D032" w14:textId="07487AC7" w:rsidR="00FA6615" w:rsidRDefault="00FA6615" w:rsidP="008871A4">
            <w:pPr>
              <w:snapToGrid w:val="0"/>
              <w:spacing w:line="240" w:lineRule="auto"/>
              <w:rPr>
                <w:rFonts w:cs="Arial"/>
                <w:b/>
                <w:sz w:val="20"/>
                <w:szCs w:val="20"/>
              </w:rPr>
            </w:pPr>
            <w:r w:rsidRPr="009300FF">
              <w:rPr>
                <w:rFonts w:cs="Arial"/>
                <w:b/>
                <w:sz w:val="20"/>
                <w:szCs w:val="20"/>
              </w:rPr>
              <w:t xml:space="preserve">Sistema </w:t>
            </w:r>
            <w:r w:rsidR="008871A4">
              <w:rPr>
                <w:rFonts w:cs="Arial"/>
                <w:b/>
                <w:sz w:val="20"/>
                <w:szCs w:val="20"/>
              </w:rPr>
              <w:t>verifica se o cliente possui vínculos com o sistema. Caso tenha vínculos, cliente é desativado e sistema exibe mensagem (MSG005).</w:t>
            </w:r>
          </w:p>
          <w:p w14:paraId="325EF371" w14:textId="029AE9AE" w:rsidR="008871A4" w:rsidRPr="009300FF" w:rsidRDefault="008871A4" w:rsidP="008871A4">
            <w:pPr>
              <w:snapToGrid w:val="0"/>
              <w:spacing w:line="240" w:lineRule="auto"/>
              <w:rPr>
                <w:rFonts w:cs="Arial"/>
                <w:b/>
                <w:sz w:val="20"/>
                <w:szCs w:val="20"/>
              </w:rPr>
            </w:pPr>
            <w:r>
              <w:rPr>
                <w:rFonts w:cs="Arial"/>
                <w:b/>
                <w:sz w:val="20"/>
                <w:szCs w:val="20"/>
              </w:rPr>
              <w:t>Caso não tenha, o cliente é excluído e sistema exibe mensagem (MSG006).</w:t>
            </w:r>
          </w:p>
        </w:tc>
      </w:tr>
    </w:tbl>
    <w:p w14:paraId="29CFFE86" w14:textId="77777777" w:rsidR="00095536" w:rsidRPr="009300FF" w:rsidRDefault="00095536" w:rsidP="00095536">
      <w:pPr>
        <w:pStyle w:val="Heading2"/>
        <w:numPr>
          <w:ilvl w:val="0"/>
          <w:numId w:val="0"/>
        </w:numPr>
        <w:ind w:left="576"/>
      </w:pPr>
    </w:p>
    <w:p w14:paraId="2B642D54" w14:textId="77777777" w:rsidR="00F975C5" w:rsidRPr="009300FF" w:rsidRDefault="00F975C5" w:rsidP="00600149">
      <w:pPr>
        <w:jc w:val="center"/>
        <w:rPr>
          <w:rFonts w:cs="Arial"/>
        </w:rPr>
      </w:pPr>
    </w:p>
    <w:p w14:paraId="3D2BB067" w14:textId="77777777" w:rsidR="00600149" w:rsidRPr="009300FF" w:rsidRDefault="00625DEE" w:rsidP="00600149">
      <w:pPr>
        <w:jc w:val="center"/>
        <w:rPr>
          <w:rFonts w:cs="Arial"/>
          <w:b/>
          <w:bCs/>
        </w:rPr>
      </w:pPr>
      <w:r w:rsidRPr="009300FF">
        <w:rPr>
          <w:rFonts w:cs="Arial"/>
        </w:rPr>
        <w:t>Tabela 3</w:t>
      </w:r>
      <w:r w:rsidR="00600149" w:rsidRPr="009300FF">
        <w:rPr>
          <w:rFonts w:cs="Arial"/>
        </w:rPr>
        <w:t xml:space="preserve">: Descrição Manter </w:t>
      </w:r>
      <w:r w:rsidR="00DC2099">
        <w:rPr>
          <w:rFonts w:cs="Arial"/>
        </w:rPr>
        <w:t>Itens a Enviar</w:t>
      </w:r>
    </w:p>
    <w:tbl>
      <w:tblPr>
        <w:tblW w:w="0" w:type="auto"/>
        <w:tblInd w:w="167" w:type="dxa"/>
        <w:tblLayout w:type="fixed"/>
        <w:tblLook w:val="0000" w:firstRow="0" w:lastRow="0" w:firstColumn="0" w:lastColumn="0" w:noHBand="0" w:noVBand="0"/>
      </w:tblPr>
      <w:tblGrid>
        <w:gridCol w:w="2865"/>
        <w:gridCol w:w="6098"/>
      </w:tblGrid>
      <w:tr w:rsidR="00600149" w:rsidRPr="009300FF" w14:paraId="2D13EEDC" w14:textId="77777777" w:rsidTr="00DA434F">
        <w:tc>
          <w:tcPr>
            <w:tcW w:w="2865" w:type="dxa"/>
            <w:tcBorders>
              <w:top w:val="single" w:sz="4" w:space="0" w:color="000000"/>
              <w:left w:val="single" w:sz="4" w:space="0" w:color="000000"/>
              <w:bottom w:val="single" w:sz="4" w:space="0" w:color="000000"/>
            </w:tcBorders>
            <w:shd w:val="clear" w:color="auto" w:fill="D9D9D9"/>
          </w:tcPr>
          <w:p w14:paraId="501B44CC" w14:textId="77777777" w:rsidR="00600149" w:rsidRPr="009300FF" w:rsidRDefault="00D93B8E" w:rsidP="00DA434F">
            <w:pPr>
              <w:snapToGrid w:val="0"/>
              <w:spacing w:line="240" w:lineRule="auto"/>
              <w:rPr>
                <w:rFonts w:cs="Arial"/>
                <w:b/>
                <w:sz w:val="20"/>
                <w:szCs w:val="20"/>
              </w:rPr>
            </w:pPr>
            <w:r>
              <w:rPr>
                <w:rFonts w:cs="Arial"/>
                <w:b/>
                <w:sz w:val="20"/>
                <w:szCs w:val="20"/>
              </w:rPr>
              <w:t>Nome do C</w:t>
            </w:r>
            <w:r w:rsidR="00600149"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412B16BC" w14:textId="77777777" w:rsidR="00600149" w:rsidRPr="009300FF" w:rsidRDefault="009E726E" w:rsidP="00DC2099">
            <w:pPr>
              <w:snapToGrid w:val="0"/>
              <w:spacing w:line="240" w:lineRule="auto"/>
              <w:rPr>
                <w:rFonts w:cs="Arial"/>
                <w:b/>
                <w:sz w:val="20"/>
                <w:szCs w:val="20"/>
              </w:rPr>
            </w:pPr>
            <w:r w:rsidRPr="009300FF">
              <w:rPr>
                <w:rFonts w:cs="Arial"/>
                <w:b/>
                <w:sz w:val="20"/>
                <w:szCs w:val="20"/>
              </w:rPr>
              <w:t>UC003</w:t>
            </w:r>
            <w:r w:rsidR="000C3406" w:rsidRPr="009300FF">
              <w:rPr>
                <w:rFonts w:cs="Arial"/>
                <w:b/>
                <w:sz w:val="20"/>
                <w:szCs w:val="20"/>
              </w:rPr>
              <w:t xml:space="preserve"> – MANTER </w:t>
            </w:r>
            <w:r w:rsidR="00DC2099">
              <w:rPr>
                <w:rFonts w:cs="Arial"/>
                <w:b/>
                <w:sz w:val="20"/>
                <w:szCs w:val="20"/>
              </w:rPr>
              <w:t>ITENS A ENVIAR</w:t>
            </w:r>
          </w:p>
        </w:tc>
      </w:tr>
      <w:tr w:rsidR="00600149" w:rsidRPr="009300FF" w14:paraId="3EFCAEC6" w14:textId="77777777" w:rsidTr="00DA434F">
        <w:tc>
          <w:tcPr>
            <w:tcW w:w="2865" w:type="dxa"/>
            <w:tcBorders>
              <w:left w:val="single" w:sz="4" w:space="0" w:color="000000"/>
              <w:bottom w:val="single" w:sz="4" w:space="0" w:color="000000"/>
            </w:tcBorders>
            <w:shd w:val="clear" w:color="auto" w:fill="D9D9D9"/>
          </w:tcPr>
          <w:p w14:paraId="70BF291D" w14:textId="77777777" w:rsidR="00600149" w:rsidRPr="009300FF" w:rsidRDefault="00D93B8E" w:rsidP="00DA434F">
            <w:pPr>
              <w:snapToGrid w:val="0"/>
              <w:spacing w:line="240" w:lineRule="auto"/>
              <w:rPr>
                <w:rFonts w:cs="Arial"/>
                <w:b/>
                <w:sz w:val="20"/>
                <w:szCs w:val="20"/>
              </w:rPr>
            </w:pPr>
            <w:r>
              <w:rPr>
                <w:rFonts w:cs="Arial"/>
                <w:b/>
                <w:sz w:val="20"/>
                <w:szCs w:val="20"/>
              </w:rPr>
              <w:t>Caso de U</w:t>
            </w:r>
            <w:r w:rsidR="00600149"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70992A67" w14:textId="77777777" w:rsidR="00600149" w:rsidRPr="009300FF" w:rsidRDefault="00600149" w:rsidP="00DA434F">
            <w:pPr>
              <w:snapToGrid w:val="0"/>
              <w:spacing w:line="240" w:lineRule="auto"/>
              <w:rPr>
                <w:rFonts w:cs="Arial"/>
                <w:b/>
                <w:sz w:val="20"/>
                <w:szCs w:val="20"/>
              </w:rPr>
            </w:pPr>
          </w:p>
        </w:tc>
      </w:tr>
      <w:tr w:rsidR="00600149" w:rsidRPr="009300FF" w14:paraId="46E06DE4" w14:textId="77777777" w:rsidTr="00DA434F">
        <w:tc>
          <w:tcPr>
            <w:tcW w:w="2865" w:type="dxa"/>
            <w:tcBorders>
              <w:left w:val="single" w:sz="4" w:space="0" w:color="000000"/>
              <w:bottom w:val="single" w:sz="4" w:space="0" w:color="000000"/>
            </w:tcBorders>
            <w:shd w:val="clear" w:color="auto" w:fill="D9D9D9"/>
          </w:tcPr>
          <w:p w14:paraId="7EC9B76B" w14:textId="77777777" w:rsidR="00600149" w:rsidRPr="009300FF" w:rsidRDefault="00600149" w:rsidP="00DA434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1B8E8DBE" w14:textId="77777777" w:rsidR="00600149" w:rsidRPr="009300FF" w:rsidRDefault="00583588" w:rsidP="00DA434F">
            <w:pPr>
              <w:snapToGrid w:val="0"/>
              <w:spacing w:line="240" w:lineRule="auto"/>
              <w:rPr>
                <w:rFonts w:cs="Arial"/>
                <w:b/>
                <w:sz w:val="20"/>
                <w:szCs w:val="20"/>
              </w:rPr>
            </w:pPr>
            <w:r>
              <w:rPr>
                <w:rFonts w:cs="Arial"/>
                <w:b/>
                <w:sz w:val="20"/>
                <w:szCs w:val="20"/>
              </w:rPr>
              <w:t>Cliente</w:t>
            </w:r>
          </w:p>
        </w:tc>
      </w:tr>
      <w:tr w:rsidR="00600149" w:rsidRPr="009300FF" w14:paraId="21BE4DD0" w14:textId="77777777" w:rsidTr="00DA434F">
        <w:tc>
          <w:tcPr>
            <w:tcW w:w="2865" w:type="dxa"/>
            <w:tcBorders>
              <w:left w:val="single" w:sz="4" w:space="0" w:color="000000"/>
              <w:bottom w:val="single" w:sz="4" w:space="0" w:color="000000"/>
            </w:tcBorders>
            <w:shd w:val="clear" w:color="auto" w:fill="D9D9D9"/>
          </w:tcPr>
          <w:p w14:paraId="2AE4A2B0" w14:textId="77777777" w:rsidR="00600149" w:rsidRPr="009300FF" w:rsidRDefault="00600149" w:rsidP="00DA434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20421221" w14:textId="77777777" w:rsidR="00600149" w:rsidRPr="009300FF" w:rsidRDefault="00600149" w:rsidP="00DA434F">
            <w:pPr>
              <w:snapToGrid w:val="0"/>
              <w:spacing w:line="240" w:lineRule="auto"/>
              <w:rPr>
                <w:rFonts w:cs="Arial"/>
                <w:b/>
                <w:sz w:val="20"/>
                <w:szCs w:val="20"/>
              </w:rPr>
            </w:pPr>
          </w:p>
        </w:tc>
      </w:tr>
      <w:tr w:rsidR="00600149" w:rsidRPr="009300FF" w14:paraId="7EC9030B" w14:textId="77777777" w:rsidTr="00DA434F">
        <w:tc>
          <w:tcPr>
            <w:tcW w:w="2865" w:type="dxa"/>
            <w:tcBorders>
              <w:left w:val="single" w:sz="4" w:space="0" w:color="000000"/>
              <w:bottom w:val="single" w:sz="4" w:space="0" w:color="000000"/>
            </w:tcBorders>
            <w:shd w:val="clear" w:color="auto" w:fill="D9D9D9"/>
          </w:tcPr>
          <w:p w14:paraId="1CBBE587" w14:textId="77777777" w:rsidR="00600149" w:rsidRPr="009300FF" w:rsidRDefault="00600149" w:rsidP="00DA434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6F613206" w14:textId="78B89941" w:rsidR="00600149" w:rsidRPr="009300FF" w:rsidRDefault="00583588" w:rsidP="004220D2">
            <w:pPr>
              <w:snapToGrid w:val="0"/>
              <w:spacing w:line="240" w:lineRule="auto"/>
              <w:rPr>
                <w:rFonts w:cs="Arial"/>
                <w:b/>
                <w:sz w:val="20"/>
                <w:szCs w:val="20"/>
              </w:rPr>
            </w:pPr>
            <w:r>
              <w:rPr>
                <w:rFonts w:cs="Arial"/>
                <w:b/>
                <w:sz w:val="20"/>
                <w:szCs w:val="20"/>
              </w:rPr>
              <w:t>Clientes</w:t>
            </w:r>
            <w:r w:rsidR="00600149" w:rsidRPr="009300FF">
              <w:rPr>
                <w:rFonts w:cs="Arial"/>
                <w:b/>
                <w:sz w:val="20"/>
                <w:szCs w:val="20"/>
              </w:rPr>
              <w:t xml:space="preserve"> que possuem cadastro no sistema, utilizarão desse caso de uso para </w:t>
            </w:r>
            <w:r w:rsidR="00DC2099">
              <w:rPr>
                <w:rFonts w:cs="Arial"/>
                <w:b/>
                <w:sz w:val="20"/>
                <w:szCs w:val="20"/>
              </w:rPr>
              <w:t>informar um item a enviar</w:t>
            </w:r>
            <w:r w:rsidR="000775E8">
              <w:rPr>
                <w:rFonts w:cs="Arial"/>
                <w:b/>
                <w:sz w:val="20"/>
                <w:szCs w:val="20"/>
              </w:rPr>
              <w:t xml:space="preserve">, </w:t>
            </w:r>
            <w:r w:rsidR="00C54482">
              <w:rPr>
                <w:rFonts w:cs="Arial"/>
                <w:b/>
                <w:sz w:val="20"/>
                <w:szCs w:val="20"/>
              </w:rPr>
              <w:t>excluir</w:t>
            </w:r>
            <w:r w:rsidR="004220D2">
              <w:rPr>
                <w:rFonts w:cs="Arial"/>
                <w:b/>
                <w:sz w:val="20"/>
                <w:szCs w:val="20"/>
              </w:rPr>
              <w:t xml:space="preserve"> e </w:t>
            </w:r>
            <w:r w:rsidR="00D654B5">
              <w:rPr>
                <w:rFonts w:cs="Arial"/>
                <w:b/>
                <w:sz w:val="20"/>
                <w:szCs w:val="20"/>
              </w:rPr>
              <w:t>visualizar listagem</w:t>
            </w:r>
            <w:r w:rsidR="00600149" w:rsidRPr="009300FF">
              <w:rPr>
                <w:rFonts w:cs="Arial"/>
                <w:b/>
                <w:sz w:val="20"/>
                <w:szCs w:val="20"/>
              </w:rPr>
              <w:t xml:space="preserve"> </w:t>
            </w:r>
            <w:r w:rsidR="004220D2">
              <w:rPr>
                <w:rFonts w:cs="Arial"/>
                <w:b/>
                <w:sz w:val="20"/>
                <w:szCs w:val="20"/>
              </w:rPr>
              <w:t>de todos os itens já cadastrados</w:t>
            </w:r>
            <w:r w:rsidR="00600149" w:rsidRPr="009300FF">
              <w:rPr>
                <w:rFonts w:cs="Arial"/>
                <w:b/>
                <w:sz w:val="20"/>
                <w:szCs w:val="20"/>
              </w:rPr>
              <w:t>.</w:t>
            </w:r>
          </w:p>
        </w:tc>
      </w:tr>
      <w:tr w:rsidR="00600149" w:rsidRPr="009300FF" w14:paraId="1EAE862C" w14:textId="77777777" w:rsidTr="00DA434F">
        <w:tc>
          <w:tcPr>
            <w:tcW w:w="2865" w:type="dxa"/>
            <w:tcBorders>
              <w:left w:val="single" w:sz="4" w:space="0" w:color="000000"/>
              <w:bottom w:val="single" w:sz="4" w:space="0" w:color="000000"/>
            </w:tcBorders>
            <w:shd w:val="clear" w:color="auto" w:fill="D9D9D9"/>
          </w:tcPr>
          <w:p w14:paraId="0086A85F" w14:textId="77777777" w:rsidR="00600149" w:rsidRPr="009300FF" w:rsidRDefault="00600149" w:rsidP="00DA434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8F6033A" w14:textId="77777777" w:rsidR="00600149" w:rsidRPr="009300FF" w:rsidRDefault="00347FA2" w:rsidP="00DA434F">
            <w:pPr>
              <w:snapToGrid w:val="0"/>
              <w:spacing w:line="240" w:lineRule="auto"/>
              <w:rPr>
                <w:rFonts w:cs="Arial"/>
                <w:b/>
                <w:sz w:val="20"/>
                <w:szCs w:val="20"/>
              </w:rPr>
            </w:pPr>
            <w:r>
              <w:rPr>
                <w:rFonts w:cs="Arial"/>
                <w:b/>
                <w:sz w:val="20"/>
                <w:szCs w:val="20"/>
              </w:rPr>
              <w:t xml:space="preserve">Estar </w:t>
            </w:r>
            <w:proofErr w:type="spellStart"/>
            <w:r>
              <w:rPr>
                <w:rFonts w:cs="Arial"/>
                <w:b/>
                <w:sz w:val="20"/>
                <w:szCs w:val="20"/>
              </w:rPr>
              <w:t>logado</w:t>
            </w:r>
            <w:proofErr w:type="spellEnd"/>
            <w:r>
              <w:rPr>
                <w:rFonts w:cs="Arial"/>
                <w:b/>
                <w:sz w:val="20"/>
                <w:szCs w:val="20"/>
              </w:rPr>
              <w:t xml:space="preserve"> no sistema;</w:t>
            </w:r>
          </w:p>
          <w:p w14:paraId="4B0F2295" w14:textId="1B32BF40" w:rsidR="00DD21D3" w:rsidRPr="009300FF" w:rsidRDefault="00DD21D3" w:rsidP="00C756B3">
            <w:pPr>
              <w:snapToGrid w:val="0"/>
              <w:spacing w:line="240" w:lineRule="auto"/>
              <w:rPr>
                <w:rFonts w:cs="Arial"/>
                <w:b/>
                <w:sz w:val="20"/>
                <w:szCs w:val="20"/>
              </w:rPr>
            </w:pPr>
          </w:p>
        </w:tc>
      </w:tr>
      <w:tr w:rsidR="00600149" w:rsidRPr="009300FF" w14:paraId="2C101E94" w14:textId="77777777" w:rsidTr="00DA434F">
        <w:tc>
          <w:tcPr>
            <w:tcW w:w="2865" w:type="dxa"/>
            <w:tcBorders>
              <w:left w:val="single" w:sz="4" w:space="0" w:color="000000"/>
              <w:bottom w:val="single" w:sz="4" w:space="0" w:color="000000"/>
            </w:tcBorders>
            <w:shd w:val="clear" w:color="auto" w:fill="D9D9D9"/>
          </w:tcPr>
          <w:p w14:paraId="285E09DF" w14:textId="77777777" w:rsidR="00600149" w:rsidRPr="009300FF" w:rsidRDefault="00600149" w:rsidP="00DA434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AAD7938" w14:textId="77777777" w:rsidR="00600149" w:rsidRPr="009300FF" w:rsidRDefault="00600149" w:rsidP="00DA434F">
            <w:pPr>
              <w:snapToGrid w:val="0"/>
              <w:spacing w:line="240" w:lineRule="auto"/>
              <w:rPr>
                <w:rFonts w:cs="Arial"/>
                <w:b/>
                <w:sz w:val="20"/>
                <w:szCs w:val="20"/>
              </w:rPr>
            </w:pPr>
          </w:p>
        </w:tc>
      </w:tr>
      <w:tr w:rsidR="00600149" w:rsidRPr="009300FF" w14:paraId="333DCBC2" w14:textId="77777777" w:rsidTr="00DA434F">
        <w:tc>
          <w:tcPr>
            <w:tcW w:w="2865" w:type="dxa"/>
            <w:tcBorders>
              <w:left w:val="single" w:sz="4" w:space="0" w:color="000000"/>
              <w:bottom w:val="single" w:sz="4" w:space="0" w:color="000000"/>
            </w:tcBorders>
            <w:shd w:val="clear" w:color="auto" w:fill="D9D9D9"/>
          </w:tcPr>
          <w:p w14:paraId="0171E751"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9C3AFD9"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sistema</w:t>
            </w:r>
          </w:p>
        </w:tc>
      </w:tr>
      <w:tr w:rsidR="00600149" w:rsidRPr="009300FF" w14:paraId="16574B9E" w14:textId="77777777" w:rsidTr="00DA434F">
        <w:tc>
          <w:tcPr>
            <w:tcW w:w="2865" w:type="dxa"/>
            <w:tcBorders>
              <w:left w:val="single" w:sz="4" w:space="0" w:color="000000"/>
              <w:bottom w:val="single" w:sz="4" w:space="0" w:color="000000"/>
            </w:tcBorders>
            <w:shd w:val="clear" w:color="auto" w:fill="auto"/>
          </w:tcPr>
          <w:p w14:paraId="64BEB218" w14:textId="0EB56246" w:rsidR="00600149" w:rsidRPr="009300FF" w:rsidRDefault="00600149" w:rsidP="0078259F">
            <w:pPr>
              <w:snapToGrid w:val="0"/>
              <w:spacing w:line="240" w:lineRule="auto"/>
              <w:rPr>
                <w:rFonts w:cs="Arial"/>
                <w:b/>
                <w:sz w:val="20"/>
                <w:szCs w:val="20"/>
              </w:rPr>
            </w:pPr>
            <w:r w:rsidRPr="009300FF">
              <w:rPr>
                <w:rFonts w:cs="Arial"/>
                <w:b/>
                <w:sz w:val="20"/>
                <w:szCs w:val="20"/>
              </w:rPr>
              <w:t xml:space="preserve">Ator principal acessa o menu de </w:t>
            </w:r>
            <w:r w:rsidR="00EA1978">
              <w:rPr>
                <w:rFonts w:cs="Arial"/>
                <w:b/>
                <w:sz w:val="20"/>
                <w:szCs w:val="20"/>
              </w:rPr>
              <w:t xml:space="preserve">Itens </w:t>
            </w:r>
            <w:r w:rsidR="0078259F">
              <w:rPr>
                <w:rFonts w:cs="Arial"/>
                <w:b/>
                <w:sz w:val="20"/>
                <w:szCs w:val="20"/>
              </w:rPr>
              <w:t>a Enviar</w:t>
            </w:r>
            <w:r w:rsidRPr="009300FF">
              <w:rPr>
                <w:rFonts w:cs="Arial"/>
                <w:b/>
                <w:sz w:val="20"/>
                <w:szCs w:val="20"/>
              </w:rPr>
              <w:t>.</w:t>
            </w:r>
            <w:r w:rsidR="009F38E3">
              <w:rPr>
                <w:rFonts w:cs="Arial"/>
                <w:b/>
                <w:sz w:val="20"/>
                <w:szCs w:val="20"/>
              </w:rPr>
              <w:t xml:space="preserve"> (FA002)</w:t>
            </w:r>
          </w:p>
        </w:tc>
        <w:tc>
          <w:tcPr>
            <w:tcW w:w="6098" w:type="dxa"/>
            <w:tcBorders>
              <w:bottom w:val="single" w:sz="4" w:space="0" w:color="000000"/>
              <w:right w:val="single" w:sz="4" w:space="0" w:color="000000"/>
            </w:tcBorders>
            <w:shd w:val="clear" w:color="auto" w:fill="auto"/>
          </w:tcPr>
          <w:p w14:paraId="02C33866" w14:textId="77777777" w:rsidR="00600149" w:rsidRPr="009300FF" w:rsidRDefault="00600149" w:rsidP="00DA434F">
            <w:pPr>
              <w:snapToGrid w:val="0"/>
              <w:spacing w:line="240" w:lineRule="auto"/>
              <w:rPr>
                <w:rFonts w:cs="Arial"/>
                <w:b/>
                <w:sz w:val="20"/>
                <w:szCs w:val="20"/>
              </w:rPr>
            </w:pPr>
            <w:r w:rsidRPr="009300FF">
              <w:rPr>
                <w:rFonts w:cs="Arial"/>
                <w:b/>
                <w:sz w:val="20"/>
                <w:szCs w:val="20"/>
              </w:rPr>
              <w:t>-</w:t>
            </w:r>
          </w:p>
        </w:tc>
      </w:tr>
      <w:tr w:rsidR="00600149" w:rsidRPr="009300FF" w14:paraId="07B217CC" w14:textId="77777777" w:rsidTr="00DA434F">
        <w:tc>
          <w:tcPr>
            <w:tcW w:w="2865" w:type="dxa"/>
            <w:tcBorders>
              <w:left w:val="single" w:sz="4" w:space="0" w:color="000000"/>
              <w:bottom w:val="single" w:sz="4" w:space="0" w:color="000000"/>
            </w:tcBorders>
            <w:shd w:val="clear" w:color="auto" w:fill="auto"/>
          </w:tcPr>
          <w:p w14:paraId="1C88EF11" w14:textId="77777777" w:rsidR="00600149" w:rsidRPr="009300FF" w:rsidRDefault="00DA434F" w:rsidP="00DA434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C482B4D" w14:textId="1E02F48F" w:rsidR="00600149" w:rsidRPr="009300FF" w:rsidRDefault="00DA434F" w:rsidP="001A382B">
            <w:pPr>
              <w:snapToGrid w:val="0"/>
              <w:spacing w:line="240" w:lineRule="auto"/>
              <w:rPr>
                <w:rFonts w:cs="Arial"/>
                <w:b/>
                <w:sz w:val="20"/>
                <w:szCs w:val="20"/>
              </w:rPr>
            </w:pPr>
            <w:r w:rsidRPr="009300FF">
              <w:rPr>
                <w:rFonts w:cs="Arial"/>
                <w:b/>
                <w:sz w:val="20"/>
                <w:szCs w:val="20"/>
              </w:rPr>
              <w:t xml:space="preserve">Sistema exibe tela com um </w:t>
            </w:r>
            <w:r w:rsidR="00347FA2">
              <w:rPr>
                <w:rFonts w:cs="Arial"/>
                <w:b/>
                <w:sz w:val="20"/>
                <w:szCs w:val="20"/>
              </w:rPr>
              <w:t xml:space="preserve">botão </w:t>
            </w:r>
            <w:r w:rsidR="001A382B">
              <w:rPr>
                <w:rFonts w:cs="Arial"/>
                <w:b/>
                <w:sz w:val="20"/>
                <w:szCs w:val="20"/>
              </w:rPr>
              <w:t>Envia</w:t>
            </w:r>
            <w:r w:rsidR="004D06D8">
              <w:rPr>
                <w:rFonts w:cs="Arial"/>
                <w:b/>
                <w:sz w:val="20"/>
                <w:szCs w:val="20"/>
              </w:rPr>
              <w:t>r</w:t>
            </w:r>
            <w:r w:rsidR="004571C5">
              <w:rPr>
                <w:rFonts w:cs="Arial"/>
                <w:b/>
                <w:sz w:val="20"/>
                <w:szCs w:val="20"/>
              </w:rPr>
              <w:t xml:space="preserve"> e os seguintes  campos: </w:t>
            </w:r>
            <w:r w:rsidR="00250902" w:rsidRPr="009300FF">
              <w:rPr>
                <w:rFonts w:cs="Arial"/>
                <w:b/>
                <w:sz w:val="20"/>
                <w:szCs w:val="20"/>
              </w:rPr>
              <w:t>Endereço de origem e destino</w:t>
            </w:r>
            <w:r w:rsidR="001A382B">
              <w:rPr>
                <w:rFonts w:cs="Arial"/>
                <w:b/>
                <w:sz w:val="20"/>
                <w:szCs w:val="20"/>
              </w:rPr>
              <w:t>, descrição</w:t>
            </w:r>
            <w:r w:rsidR="004571C5">
              <w:rPr>
                <w:rFonts w:cs="Arial"/>
                <w:b/>
                <w:sz w:val="20"/>
                <w:szCs w:val="20"/>
              </w:rPr>
              <w:t>.</w:t>
            </w:r>
          </w:p>
        </w:tc>
      </w:tr>
      <w:tr w:rsidR="008F2E4E" w:rsidRPr="009300FF" w14:paraId="3BC18270" w14:textId="77777777" w:rsidTr="00DA434F">
        <w:tc>
          <w:tcPr>
            <w:tcW w:w="2865" w:type="dxa"/>
            <w:tcBorders>
              <w:left w:val="single" w:sz="4" w:space="0" w:color="000000"/>
              <w:bottom w:val="single" w:sz="4" w:space="0" w:color="000000"/>
            </w:tcBorders>
            <w:shd w:val="clear" w:color="auto" w:fill="auto"/>
          </w:tcPr>
          <w:p w14:paraId="56479306" w14:textId="2CAB8F09" w:rsidR="008F2E4E" w:rsidRPr="009300FF" w:rsidRDefault="008F2E4E" w:rsidP="00DF2DE3">
            <w:pPr>
              <w:snapToGrid w:val="0"/>
              <w:spacing w:line="240" w:lineRule="auto"/>
              <w:rPr>
                <w:rFonts w:cs="Arial"/>
                <w:b/>
                <w:sz w:val="20"/>
                <w:szCs w:val="20"/>
              </w:rPr>
            </w:pPr>
            <w:r w:rsidRPr="009300FF">
              <w:rPr>
                <w:rFonts w:cs="Arial"/>
                <w:b/>
                <w:sz w:val="20"/>
                <w:szCs w:val="20"/>
              </w:rPr>
              <w:t>Ator preenche as informações necessárias</w:t>
            </w:r>
            <w:r w:rsidR="00AF2188" w:rsidRPr="009300FF">
              <w:rPr>
                <w:rFonts w:cs="Arial"/>
                <w:b/>
                <w:sz w:val="20"/>
                <w:szCs w:val="20"/>
              </w:rPr>
              <w:t xml:space="preserve"> e clica em </w:t>
            </w:r>
            <w:r w:rsidR="00DF2DE3">
              <w:rPr>
                <w:rFonts w:cs="Arial"/>
                <w:b/>
                <w:sz w:val="20"/>
                <w:szCs w:val="20"/>
              </w:rPr>
              <w:t>Enviar</w:t>
            </w:r>
            <w:r w:rsidR="00AF2188" w:rsidRPr="009300FF">
              <w:rPr>
                <w:rFonts w:cs="Arial"/>
                <w:b/>
                <w:sz w:val="20"/>
                <w:szCs w:val="20"/>
              </w:rPr>
              <w:t>.</w:t>
            </w:r>
            <w:r w:rsidR="00117929" w:rsidRPr="009300FF">
              <w:rPr>
                <w:rFonts w:cs="Arial"/>
                <w:b/>
                <w:sz w:val="20"/>
                <w:szCs w:val="20"/>
              </w:rPr>
              <w:t xml:space="preserve"> </w:t>
            </w:r>
            <w:r w:rsidR="00AF2188" w:rsidRPr="009300FF">
              <w:rPr>
                <w:rFonts w:cs="Arial"/>
                <w:b/>
                <w:sz w:val="20"/>
                <w:szCs w:val="20"/>
              </w:rPr>
              <w:t>(FE001)</w:t>
            </w:r>
          </w:p>
        </w:tc>
        <w:tc>
          <w:tcPr>
            <w:tcW w:w="6098" w:type="dxa"/>
            <w:tcBorders>
              <w:bottom w:val="single" w:sz="4" w:space="0" w:color="000000"/>
              <w:right w:val="single" w:sz="4" w:space="0" w:color="000000"/>
            </w:tcBorders>
            <w:shd w:val="clear" w:color="auto" w:fill="auto"/>
          </w:tcPr>
          <w:p w14:paraId="12E02393" w14:textId="77777777" w:rsidR="008F2E4E" w:rsidRPr="009300FF" w:rsidRDefault="008F2E4E" w:rsidP="00DA434F">
            <w:pPr>
              <w:snapToGrid w:val="0"/>
              <w:spacing w:line="240" w:lineRule="auto"/>
              <w:rPr>
                <w:rFonts w:cs="Arial"/>
                <w:b/>
                <w:sz w:val="20"/>
                <w:szCs w:val="20"/>
              </w:rPr>
            </w:pPr>
            <w:r w:rsidRPr="009300FF">
              <w:rPr>
                <w:rFonts w:cs="Arial"/>
                <w:b/>
                <w:sz w:val="20"/>
                <w:szCs w:val="20"/>
              </w:rPr>
              <w:t>-</w:t>
            </w:r>
          </w:p>
        </w:tc>
      </w:tr>
      <w:tr w:rsidR="00600149" w:rsidRPr="009300FF" w14:paraId="634079CE" w14:textId="77777777" w:rsidTr="00DA434F">
        <w:tc>
          <w:tcPr>
            <w:tcW w:w="2865" w:type="dxa"/>
            <w:tcBorders>
              <w:left w:val="single" w:sz="4" w:space="0" w:color="000000"/>
              <w:bottom w:val="single" w:sz="4" w:space="0" w:color="000000"/>
            </w:tcBorders>
            <w:shd w:val="clear" w:color="auto" w:fill="auto"/>
          </w:tcPr>
          <w:p w14:paraId="09B5D9D5" w14:textId="77777777" w:rsidR="00600149" w:rsidRPr="009300FF" w:rsidRDefault="008F2E4E" w:rsidP="00DA434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0727D5F" w14:textId="77777777" w:rsidR="00600149" w:rsidRPr="009300FF" w:rsidRDefault="008F2E4E" w:rsidP="00DA434F">
            <w:pPr>
              <w:snapToGrid w:val="0"/>
              <w:spacing w:line="240" w:lineRule="auto"/>
              <w:rPr>
                <w:rFonts w:cs="Arial"/>
                <w:b/>
                <w:sz w:val="20"/>
                <w:szCs w:val="20"/>
              </w:rPr>
            </w:pPr>
            <w:r w:rsidRPr="009300FF">
              <w:rPr>
                <w:rFonts w:cs="Arial"/>
                <w:b/>
                <w:sz w:val="20"/>
                <w:szCs w:val="20"/>
              </w:rPr>
              <w:t>Sistema persiste dados e exibe mensagem (MSG002).</w:t>
            </w:r>
          </w:p>
        </w:tc>
      </w:tr>
      <w:tr w:rsidR="00600149" w:rsidRPr="009300FF" w14:paraId="650CD95A" w14:textId="77777777" w:rsidTr="00DA434F">
        <w:tc>
          <w:tcPr>
            <w:tcW w:w="2865" w:type="dxa"/>
            <w:tcBorders>
              <w:left w:val="single" w:sz="4" w:space="0" w:color="000000"/>
              <w:bottom w:val="single" w:sz="4" w:space="0" w:color="000000"/>
            </w:tcBorders>
            <w:shd w:val="clear" w:color="auto" w:fill="D9D9D9"/>
          </w:tcPr>
          <w:p w14:paraId="3B8DBAF0" w14:textId="77777777" w:rsidR="00600149" w:rsidRPr="009300FF" w:rsidRDefault="00600149" w:rsidP="00DA434F">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474960A1" w14:textId="77777777" w:rsidR="00600149" w:rsidRPr="009300FF" w:rsidRDefault="00600149" w:rsidP="00DA434F">
            <w:pPr>
              <w:snapToGrid w:val="0"/>
              <w:spacing w:line="240" w:lineRule="auto"/>
              <w:rPr>
                <w:rFonts w:cs="Arial"/>
                <w:b/>
                <w:sz w:val="20"/>
                <w:szCs w:val="20"/>
              </w:rPr>
            </w:pPr>
          </w:p>
        </w:tc>
      </w:tr>
      <w:tr w:rsidR="00600149" w:rsidRPr="009300FF" w14:paraId="125B0C9C" w14:textId="77777777" w:rsidTr="00DA43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353AA98" w14:textId="0422A81F" w:rsidR="002645F2" w:rsidRDefault="008B3876" w:rsidP="002645F2">
            <w:pPr>
              <w:ind w:left="-59"/>
              <w:rPr>
                <w:rFonts w:cs="Arial"/>
              </w:rPr>
            </w:pPr>
            <w:r w:rsidRPr="009300FF">
              <w:rPr>
                <w:rFonts w:cs="Arial"/>
              </w:rPr>
              <w:t>Todos os campos apresentados no formulário são obrigatórios</w:t>
            </w:r>
            <w:r w:rsidR="00DC2099">
              <w:rPr>
                <w:rFonts w:cs="Arial"/>
              </w:rPr>
              <w:t>.</w:t>
            </w:r>
          </w:p>
          <w:p w14:paraId="365E5C0A" w14:textId="5CFDB37D" w:rsidR="002645F2" w:rsidRDefault="002645F2" w:rsidP="002645F2">
            <w:pPr>
              <w:ind w:left="-59"/>
              <w:rPr>
                <w:rFonts w:cs="Arial"/>
              </w:rPr>
            </w:pPr>
            <w:r>
              <w:rPr>
                <w:rFonts w:cs="Arial"/>
              </w:rPr>
              <w:t xml:space="preserve">Somente itens cadastrados pelo cliente </w:t>
            </w:r>
            <w:proofErr w:type="spellStart"/>
            <w:r>
              <w:rPr>
                <w:rFonts w:cs="Arial"/>
              </w:rPr>
              <w:t>logado</w:t>
            </w:r>
            <w:proofErr w:type="spellEnd"/>
            <w:r>
              <w:rPr>
                <w:rFonts w:cs="Arial"/>
              </w:rPr>
              <w:t xml:space="preserve"> devem ser exibidos na listagem.</w:t>
            </w:r>
          </w:p>
          <w:p w14:paraId="19349C40" w14:textId="2C1B4142" w:rsidR="00600149" w:rsidRPr="009300FF" w:rsidRDefault="002645F2" w:rsidP="00C56D70">
            <w:pPr>
              <w:ind w:left="-59"/>
              <w:rPr>
                <w:rFonts w:cs="Arial"/>
              </w:rPr>
            </w:pPr>
            <w:r w:rsidRPr="002645F2">
              <w:rPr>
                <w:rFonts w:cs="Arial"/>
              </w:rPr>
              <w:t>Itens a enviar com propostas</w:t>
            </w:r>
            <w:r>
              <w:rPr>
                <w:rFonts w:cs="Arial"/>
              </w:rPr>
              <w:t xml:space="preserve"> aceitas não poderão ser apagado</w:t>
            </w:r>
            <w:r w:rsidRPr="002645F2">
              <w:rPr>
                <w:rFonts w:cs="Arial"/>
              </w:rPr>
              <w:t>s</w:t>
            </w:r>
            <w:r>
              <w:rPr>
                <w:rFonts w:cs="Arial"/>
              </w:rPr>
              <w:t>.</w:t>
            </w:r>
          </w:p>
        </w:tc>
      </w:tr>
      <w:tr w:rsidR="00600149" w:rsidRPr="009300FF" w14:paraId="29D347E2" w14:textId="77777777" w:rsidTr="00DA434F">
        <w:tc>
          <w:tcPr>
            <w:tcW w:w="2865" w:type="dxa"/>
            <w:tcBorders>
              <w:left w:val="single" w:sz="4" w:space="0" w:color="000000"/>
            </w:tcBorders>
            <w:shd w:val="clear" w:color="auto" w:fill="D9D9D9"/>
          </w:tcPr>
          <w:p w14:paraId="49FF697B" w14:textId="77777777" w:rsidR="00600149" w:rsidRPr="009300FF" w:rsidRDefault="00600149" w:rsidP="00DA434F">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667E5EFC" w14:textId="097EF187" w:rsidR="00600149" w:rsidRDefault="00600149" w:rsidP="00DA434F">
            <w:pPr>
              <w:snapToGrid w:val="0"/>
              <w:spacing w:line="240" w:lineRule="auto"/>
              <w:rPr>
                <w:rFonts w:cs="Arial"/>
                <w:b/>
                <w:sz w:val="20"/>
                <w:szCs w:val="20"/>
              </w:rPr>
            </w:pPr>
            <w:r w:rsidRPr="009300FF">
              <w:rPr>
                <w:rFonts w:cs="Arial"/>
                <w:b/>
                <w:sz w:val="20"/>
                <w:szCs w:val="20"/>
              </w:rPr>
              <w:t xml:space="preserve">(FE001) – </w:t>
            </w:r>
            <w:r w:rsidR="00191B6A" w:rsidRPr="009300FF">
              <w:rPr>
                <w:rFonts w:cs="Arial"/>
                <w:b/>
                <w:sz w:val="20"/>
                <w:szCs w:val="20"/>
              </w:rPr>
              <w:t>A</w:t>
            </w:r>
            <w:r w:rsidR="00332DBA">
              <w:rPr>
                <w:rFonts w:cs="Arial"/>
                <w:b/>
                <w:sz w:val="20"/>
                <w:szCs w:val="20"/>
              </w:rPr>
              <w:t>lguns</w:t>
            </w:r>
            <w:r w:rsidR="00191B6A">
              <w:rPr>
                <w:rFonts w:cs="Arial"/>
                <w:b/>
                <w:sz w:val="20"/>
                <w:szCs w:val="20"/>
              </w:rPr>
              <w:t xml:space="preserve"> dos campos não fora</w:t>
            </w:r>
            <w:r w:rsidR="00191B6A" w:rsidRPr="009300FF">
              <w:rPr>
                <w:rFonts w:cs="Arial"/>
                <w:b/>
                <w:sz w:val="20"/>
                <w:szCs w:val="20"/>
              </w:rPr>
              <w:t>m preenchidos</w:t>
            </w:r>
            <w:r w:rsidR="00191B6A">
              <w:rPr>
                <w:rFonts w:cs="Arial"/>
                <w:b/>
                <w:sz w:val="20"/>
                <w:szCs w:val="20"/>
              </w:rPr>
              <w:t>. S</w:t>
            </w:r>
            <w:r w:rsidR="00191B6A" w:rsidRPr="009300FF">
              <w:rPr>
                <w:rFonts w:cs="Arial"/>
                <w:b/>
                <w:sz w:val="20"/>
                <w:szCs w:val="20"/>
              </w:rPr>
              <w:t xml:space="preserve">istema exibe mensagem MSG001 </w:t>
            </w:r>
            <w:r w:rsidR="00191B6A">
              <w:rPr>
                <w:rFonts w:cs="Arial"/>
                <w:b/>
                <w:sz w:val="20"/>
                <w:szCs w:val="20"/>
              </w:rPr>
              <w:t>no campo em questão</w:t>
            </w:r>
            <w:r w:rsidR="00191B6A" w:rsidRPr="009300FF">
              <w:rPr>
                <w:rFonts w:cs="Arial"/>
                <w:b/>
                <w:sz w:val="20"/>
                <w:szCs w:val="20"/>
              </w:rPr>
              <w:t>.</w:t>
            </w:r>
          </w:p>
          <w:p w14:paraId="190ED872" w14:textId="77777777" w:rsidR="00323516" w:rsidRDefault="00323516" w:rsidP="00DA434F">
            <w:pPr>
              <w:snapToGrid w:val="0"/>
              <w:spacing w:line="240" w:lineRule="auto"/>
              <w:rPr>
                <w:rFonts w:cs="Arial"/>
                <w:b/>
                <w:sz w:val="20"/>
                <w:szCs w:val="20"/>
              </w:rPr>
            </w:pPr>
          </w:p>
          <w:p w14:paraId="69923A4B" w14:textId="6EE52A4C" w:rsidR="00323516" w:rsidRPr="009300FF" w:rsidRDefault="00323516" w:rsidP="00757553">
            <w:pPr>
              <w:snapToGrid w:val="0"/>
              <w:spacing w:line="240" w:lineRule="auto"/>
              <w:rPr>
                <w:rFonts w:cs="Arial"/>
                <w:b/>
                <w:sz w:val="20"/>
                <w:szCs w:val="20"/>
              </w:rPr>
            </w:pPr>
            <w:r>
              <w:rPr>
                <w:rFonts w:cs="Arial"/>
                <w:b/>
                <w:sz w:val="20"/>
                <w:szCs w:val="20"/>
              </w:rPr>
              <w:t xml:space="preserve">(FE002) – </w:t>
            </w:r>
            <w:r w:rsidR="00757553">
              <w:rPr>
                <w:rFonts w:cs="Arial"/>
                <w:b/>
                <w:sz w:val="20"/>
                <w:szCs w:val="20"/>
              </w:rPr>
              <w:t>Se item</w:t>
            </w:r>
            <w:r>
              <w:rPr>
                <w:rFonts w:cs="Arial"/>
                <w:b/>
                <w:sz w:val="20"/>
                <w:szCs w:val="20"/>
              </w:rPr>
              <w:t xml:space="preserve"> possui pelo menos </w:t>
            </w:r>
            <w:r w:rsidR="00757553">
              <w:rPr>
                <w:rFonts w:cs="Arial"/>
                <w:b/>
                <w:sz w:val="20"/>
                <w:szCs w:val="20"/>
              </w:rPr>
              <w:t>uma</w:t>
            </w:r>
            <w:r>
              <w:rPr>
                <w:rFonts w:cs="Arial"/>
                <w:b/>
                <w:sz w:val="20"/>
                <w:szCs w:val="20"/>
              </w:rPr>
              <w:t xml:space="preserve"> proposta aceita, exibe mensagem (MSG</w:t>
            </w:r>
            <w:r w:rsidR="00757553">
              <w:rPr>
                <w:rFonts w:cs="Arial"/>
                <w:b/>
                <w:sz w:val="20"/>
                <w:szCs w:val="20"/>
              </w:rPr>
              <w:t>004) e volta ao passo 2 do FA001</w:t>
            </w:r>
            <w:r>
              <w:rPr>
                <w:rFonts w:cs="Arial"/>
                <w:b/>
                <w:sz w:val="20"/>
                <w:szCs w:val="20"/>
              </w:rPr>
              <w:t>.</w:t>
            </w:r>
          </w:p>
        </w:tc>
      </w:tr>
      <w:tr w:rsidR="00600149" w:rsidRPr="009300FF" w14:paraId="500CFC5E" w14:textId="77777777" w:rsidTr="00DA434F">
        <w:tc>
          <w:tcPr>
            <w:tcW w:w="2865" w:type="dxa"/>
            <w:tcBorders>
              <w:left w:val="single" w:sz="4" w:space="0" w:color="000000"/>
            </w:tcBorders>
            <w:shd w:val="clear" w:color="auto" w:fill="D9D9D9"/>
          </w:tcPr>
          <w:p w14:paraId="29796D83" w14:textId="77777777" w:rsidR="00600149" w:rsidRPr="009300FF" w:rsidRDefault="00600149" w:rsidP="00DA434F">
            <w:pPr>
              <w:snapToGrid w:val="0"/>
              <w:spacing w:line="240" w:lineRule="auto"/>
              <w:rPr>
                <w:rFonts w:cs="Arial"/>
                <w:b/>
                <w:sz w:val="20"/>
                <w:szCs w:val="20"/>
              </w:rPr>
            </w:pPr>
          </w:p>
        </w:tc>
        <w:tc>
          <w:tcPr>
            <w:tcW w:w="6098" w:type="dxa"/>
            <w:tcBorders>
              <w:right w:val="single" w:sz="4" w:space="0" w:color="000000"/>
            </w:tcBorders>
            <w:shd w:val="clear" w:color="auto" w:fill="auto"/>
          </w:tcPr>
          <w:p w14:paraId="326B0E36" w14:textId="77777777" w:rsidR="00600149" w:rsidRPr="009300FF" w:rsidRDefault="00600149" w:rsidP="00DA434F">
            <w:pPr>
              <w:snapToGrid w:val="0"/>
              <w:spacing w:line="240" w:lineRule="auto"/>
              <w:rPr>
                <w:rFonts w:cs="Arial"/>
                <w:b/>
                <w:sz w:val="20"/>
                <w:szCs w:val="20"/>
              </w:rPr>
            </w:pPr>
          </w:p>
        </w:tc>
      </w:tr>
      <w:tr w:rsidR="00600149" w:rsidRPr="009300FF" w14:paraId="4D926AE0" w14:textId="77777777" w:rsidTr="00DA434F">
        <w:tc>
          <w:tcPr>
            <w:tcW w:w="2865" w:type="dxa"/>
            <w:tcBorders>
              <w:left w:val="single" w:sz="4" w:space="0" w:color="000000"/>
              <w:bottom w:val="single" w:sz="4" w:space="0" w:color="000000"/>
            </w:tcBorders>
            <w:shd w:val="clear" w:color="auto" w:fill="D9D9D9"/>
          </w:tcPr>
          <w:p w14:paraId="1D3A7852" w14:textId="77777777" w:rsidR="00600149" w:rsidRPr="009300FF" w:rsidRDefault="00600149" w:rsidP="00DA434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72690EB" w14:textId="77777777" w:rsidR="00600149" w:rsidRPr="009300FF" w:rsidRDefault="00600149" w:rsidP="00DA434F">
            <w:pPr>
              <w:snapToGrid w:val="0"/>
              <w:spacing w:line="240" w:lineRule="auto"/>
              <w:rPr>
                <w:rFonts w:cs="Arial"/>
                <w:b/>
                <w:sz w:val="20"/>
                <w:szCs w:val="20"/>
              </w:rPr>
            </w:pPr>
          </w:p>
        </w:tc>
      </w:tr>
      <w:tr w:rsidR="00600149" w:rsidRPr="009300FF" w14:paraId="06F1BBD1" w14:textId="77777777" w:rsidTr="00DA434F">
        <w:tc>
          <w:tcPr>
            <w:tcW w:w="2865" w:type="dxa"/>
            <w:tcBorders>
              <w:left w:val="single" w:sz="4" w:space="0" w:color="000000"/>
            </w:tcBorders>
            <w:shd w:val="clear" w:color="auto" w:fill="D9D9D9"/>
          </w:tcPr>
          <w:p w14:paraId="051AF59C" w14:textId="77777777" w:rsidR="00600149" w:rsidRPr="009300FF" w:rsidRDefault="00600149" w:rsidP="00DA434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64D1A2A" w14:textId="77777777" w:rsidR="00600149" w:rsidRPr="009300FF" w:rsidRDefault="00600149" w:rsidP="00191B6A">
            <w:pPr>
              <w:snapToGrid w:val="0"/>
              <w:spacing w:line="240" w:lineRule="auto"/>
              <w:rPr>
                <w:rFonts w:cs="Arial"/>
                <w:b/>
                <w:sz w:val="20"/>
                <w:szCs w:val="20"/>
              </w:rPr>
            </w:pPr>
            <w:r w:rsidRPr="009300FF">
              <w:rPr>
                <w:rFonts w:cs="Arial"/>
                <w:b/>
                <w:sz w:val="20"/>
                <w:szCs w:val="20"/>
              </w:rPr>
              <w:t>MSG001 –</w:t>
            </w:r>
            <w:r w:rsidR="00191B6A">
              <w:rPr>
                <w:rFonts w:cs="Arial"/>
                <w:b/>
                <w:sz w:val="20"/>
                <w:szCs w:val="20"/>
              </w:rPr>
              <w:t xml:space="preserve"> Este campo é obrigatório.</w:t>
            </w:r>
          </w:p>
        </w:tc>
      </w:tr>
      <w:tr w:rsidR="00600149" w:rsidRPr="009300FF" w14:paraId="2AE3A457" w14:textId="77777777" w:rsidTr="00DA434F">
        <w:tc>
          <w:tcPr>
            <w:tcW w:w="2865" w:type="dxa"/>
            <w:tcBorders>
              <w:left w:val="single" w:sz="4" w:space="0" w:color="000000"/>
            </w:tcBorders>
            <w:shd w:val="clear" w:color="auto" w:fill="D9D9D9"/>
          </w:tcPr>
          <w:p w14:paraId="02BEEC77" w14:textId="77777777" w:rsidR="00600149" w:rsidRPr="009300FF" w:rsidRDefault="00600149" w:rsidP="00DA434F">
            <w:pPr>
              <w:snapToGrid w:val="0"/>
              <w:spacing w:line="240" w:lineRule="auto"/>
              <w:rPr>
                <w:rFonts w:cs="Arial"/>
                <w:b/>
                <w:sz w:val="20"/>
                <w:szCs w:val="20"/>
              </w:rPr>
            </w:pPr>
          </w:p>
        </w:tc>
        <w:tc>
          <w:tcPr>
            <w:tcW w:w="6098" w:type="dxa"/>
            <w:tcBorders>
              <w:right w:val="single" w:sz="4" w:space="0" w:color="000000"/>
            </w:tcBorders>
            <w:shd w:val="clear" w:color="auto" w:fill="auto"/>
          </w:tcPr>
          <w:p w14:paraId="718232CC" w14:textId="77777777" w:rsidR="00600149" w:rsidRPr="009300FF" w:rsidRDefault="00600149" w:rsidP="00DA434F">
            <w:pPr>
              <w:snapToGrid w:val="0"/>
              <w:spacing w:line="240" w:lineRule="auto"/>
              <w:rPr>
                <w:rFonts w:cs="Arial"/>
                <w:b/>
                <w:sz w:val="20"/>
                <w:szCs w:val="20"/>
              </w:rPr>
            </w:pPr>
          </w:p>
        </w:tc>
      </w:tr>
      <w:tr w:rsidR="00600149" w:rsidRPr="009300FF" w14:paraId="640597FE" w14:textId="77777777" w:rsidTr="00DA434F">
        <w:tc>
          <w:tcPr>
            <w:tcW w:w="2865" w:type="dxa"/>
            <w:tcBorders>
              <w:left w:val="single" w:sz="4" w:space="0" w:color="auto"/>
              <w:bottom w:val="single" w:sz="4" w:space="0" w:color="000000"/>
            </w:tcBorders>
            <w:shd w:val="clear" w:color="auto" w:fill="D9D9D9"/>
          </w:tcPr>
          <w:p w14:paraId="7A245B1E" w14:textId="77777777" w:rsidR="00600149" w:rsidRPr="009300FF" w:rsidRDefault="00600149" w:rsidP="00DA434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FC892F8" w14:textId="3BF99076" w:rsidR="00600149" w:rsidRPr="009300FF" w:rsidRDefault="00600149" w:rsidP="00DA434F">
            <w:pPr>
              <w:snapToGrid w:val="0"/>
              <w:spacing w:line="240" w:lineRule="auto"/>
              <w:rPr>
                <w:rFonts w:cs="Arial"/>
                <w:b/>
                <w:sz w:val="20"/>
                <w:szCs w:val="20"/>
              </w:rPr>
            </w:pPr>
            <w:r w:rsidRPr="009300FF">
              <w:rPr>
                <w:rFonts w:cs="Arial"/>
                <w:b/>
                <w:sz w:val="20"/>
                <w:szCs w:val="20"/>
              </w:rPr>
              <w:t xml:space="preserve">MSG002 – </w:t>
            </w:r>
            <w:r w:rsidR="00180596">
              <w:rPr>
                <w:rFonts w:cs="Arial"/>
                <w:b/>
                <w:sz w:val="20"/>
                <w:szCs w:val="20"/>
              </w:rPr>
              <w:t>Item a enviar</w:t>
            </w:r>
            <w:r w:rsidR="00F230C5" w:rsidRPr="009300FF">
              <w:rPr>
                <w:rFonts w:cs="Arial"/>
                <w:b/>
                <w:sz w:val="20"/>
                <w:szCs w:val="20"/>
              </w:rPr>
              <w:t xml:space="preserve"> </w:t>
            </w:r>
            <w:r w:rsidR="00180596">
              <w:rPr>
                <w:rFonts w:cs="Arial"/>
                <w:b/>
                <w:sz w:val="20"/>
                <w:szCs w:val="20"/>
              </w:rPr>
              <w:t>cadastrado</w:t>
            </w:r>
            <w:r w:rsidRPr="009300FF">
              <w:rPr>
                <w:rFonts w:cs="Arial"/>
                <w:b/>
                <w:sz w:val="20"/>
                <w:szCs w:val="20"/>
              </w:rPr>
              <w:t xml:space="preserve"> com sucesso.</w:t>
            </w:r>
          </w:p>
          <w:p w14:paraId="2CBB24B6" w14:textId="77777777" w:rsidR="00600149" w:rsidRPr="009300FF" w:rsidRDefault="00600149" w:rsidP="00DA434F">
            <w:pPr>
              <w:snapToGrid w:val="0"/>
              <w:spacing w:line="240" w:lineRule="auto"/>
              <w:rPr>
                <w:rFonts w:cs="Arial"/>
                <w:b/>
                <w:sz w:val="20"/>
                <w:szCs w:val="20"/>
              </w:rPr>
            </w:pPr>
          </w:p>
          <w:p w14:paraId="227C342F" w14:textId="04572A03" w:rsidR="00EC311E" w:rsidRDefault="00EC311E" w:rsidP="00DA434F">
            <w:pPr>
              <w:snapToGrid w:val="0"/>
              <w:spacing w:line="240" w:lineRule="auto"/>
              <w:rPr>
                <w:rFonts w:cs="Arial"/>
                <w:b/>
                <w:sz w:val="20"/>
                <w:szCs w:val="20"/>
              </w:rPr>
            </w:pPr>
            <w:r w:rsidRPr="009300FF">
              <w:rPr>
                <w:rFonts w:cs="Arial"/>
                <w:b/>
                <w:sz w:val="20"/>
                <w:szCs w:val="20"/>
              </w:rPr>
              <w:t xml:space="preserve">MSG003 – </w:t>
            </w:r>
            <w:r w:rsidR="00D61D66">
              <w:rPr>
                <w:rFonts w:cs="Arial"/>
                <w:b/>
                <w:sz w:val="20"/>
                <w:szCs w:val="20"/>
              </w:rPr>
              <w:t>Item excluído com sucesso</w:t>
            </w:r>
            <w:r w:rsidRPr="009300FF">
              <w:rPr>
                <w:rFonts w:cs="Arial"/>
                <w:b/>
                <w:sz w:val="20"/>
                <w:szCs w:val="20"/>
              </w:rPr>
              <w:t>.</w:t>
            </w:r>
          </w:p>
          <w:p w14:paraId="11EAAF4A" w14:textId="77777777" w:rsidR="00C756B3" w:rsidRDefault="00C756B3" w:rsidP="00DA434F">
            <w:pPr>
              <w:snapToGrid w:val="0"/>
              <w:spacing w:line="240" w:lineRule="auto"/>
              <w:rPr>
                <w:rFonts w:cs="Arial"/>
                <w:b/>
                <w:sz w:val="20"/>
                <w:szCs w:val="20"/>
              </w:rPr>
            </w:pPr>
          </w:p>
          <w:p w14:paraId="735376E8" w14:textId="69AC2645" w:rsidR="00C756B3" w:rsidRPr="009300FF" w:rsidRDefault="00C756B3" w:rsidP="00757553">
            <w:pPr>
              <w:snapToGrid w:val="0"/>
              <w:spacing w:line="240" w:lineRule="auto"/>
              <w:rPr>
                <w:rFonts w:cs="Arial"/>
                <w:b/>
                <w:sz w:val="20"/>
                <w:szCs w:val="20"/>
              </w:rPr>
            </w:pPr>
            <w:r>
              <w:rPr>
                <w:rFonts w:cs="Arial"/>
                <w:b/>
                <w:sz w:val="20"/>
                <w:szCs w:val="20"/>
              </w:rPr>
              <w:t xml:space="preserve">MSG004 – </w:t>
            </w:r>
            <w:r w:rsidR="00757553">
              <w:rPr>
                <w:rFonts w:cs="Arial"/>
                <w:b/>
                <w:sz w:val="20"/>
                <w:szCs w:val="20"/>
              </w:rPr>
              <w:t>Item</w:t>
            </w:r>
            <w:r>
              <w:rPr>
                <w:rFonts w:cs="Arial"/>
                <w:b/>
                <w:sz w:val="20"/>
                <w:szCs w:val="20"/>
              </w:rPr>
              <w:t xml:space="preserve"> não pode ser </w:t>
            </w:r>
            <w:r w:rsidR="00D61D66">
              <w:rPr>
                <w:rFonts w:cs="Arial"/>
                <w:b/>
                <w:sz w:val="20"/>
                <w:szCs w:val="20"/>
              </w:rPr>
              <w:t>apagado, pois</w:t>
            </w:r>
            <w:r>
              <w:rPr>
                <w:rFonts w:cs="Arial"/>
                <w:b/>
                <w:sz w:val="20"/>
                <w:szCs w:val="20"/>
              </w:rPr>
              <w:t xml:space="preserve"> possui proposta aceita.</w:t>
            </w:r>
          </w:p>
        </w:tc>
      </w:tr>
      <w:tr w:rsidR="00A57E9D" w:rsidRPr="009300FF" w14:paraId="451674A8" w14:textId="77777777" w:rsidTr="004066EE">
        <w:tc>
          <w:tcPr>
            <w:tcW w:w="2865" w:type="dxa"/>
            <w:tcBorders>
              <w:left w:val="single" w:sz="4" w:space="0" w:color="auto"/>
              <w:bottom w:val="single" w:sz="4" w:space="0" w:color="000000"/>
            </w:tcBorders>
            <w:shd w:val="clear" w:color="auto" w:fill="D9D9D9"/>
          </w:tcPr>
          <w:p w14:paraId="42BF0043" w14:textId="77777777" w:rsidR="00A57E9D" w:rsidRPr="009300FF" w:rsidRDefault="00A57E9D" w:rsidP="004066EE">
            <w:pPr>
              <w:snapToGrid w:val="0"/>
              <w:spacing w:line="240" w:lineRule="auto"/>
              <w:rPr>
                <w:rFonts w:cs="Arial"/>
                <w:b/>
                <w:sz w:val="20"/>
                <w:szCs w:val="20"/>
              </w:rPr>
            </w:pPr>
            <w:r w:rsidRPr="009300FF">
              <w:rPr>
                <w:rFonts w:cs="Arial"/>
                <w:b/>
                <w:sz w:val="20"/>
                <w:szCs w:val="20"/>
              </w:rPr>
              <w:t>Fluxos Alternativos – FA00</w:t>
            </w:r>
            <w:r>
              <w:rPr>
                <w:rFonts w:cs="Arial"/>
                <w:b/>
                <w:sz w:val="20"/>
                <w:szCs w:val="20"/>
              </w:rPr>
              <w:t>1 Excluir</w:t>
            </w:r>
          </w:p>
        </w:tc>
        <w:tc>
          <w:tcPr>
            <w:tcW w:w="6098" w:type="dxa"/>
            <w:tcBorders>
              <w:bottom w:val="single" w:sz="4" w:space="0" w:color="000000"/>
              <w:right w:val="single" w:sz="4" w:space="0" w:color="000000"/>
            </w:tcBorders>
            <w:shd w:val="clear" w:color="auto" w:fill="auto"/>
          </w:tcPr>
          <w:p w14:paraId="3479F0C5" w14:textId="77777777" w:rsidR="00A57E9D" w:rsidRPr="009300FF" w:rsidRDefault="00A57E9D" w:rsidP="004066EE">
            <w:pPr>
              <w:snapToGrid w:val="0"/>
              <w:spacing w:line="240" w:lineRule="auto"/>
              <w:rPr>
                <w:rFonts w:cs="Arial"/>
                <w:b/>
                <w:sz w:val="20"/>
                <w:szCs w:val="20"/>
              </w:rPr>
            </w:pPr>
          </w:p>
        </w:tc>
      </w:tr>
      <w:tr w:rsidR="00A57E9D" w:rsidRPr="009300FF" w14:paraId="48F3703E" w14:textId="77777777" w:rsidTr="004066EE">
        <w:tc>
          <w:tcPr>
            <w:tcW w:w="2865" w:type="dxa"/>
            <w:tcBorders>
              <w:left w:val="single" w:sz="4" w:space="0" w:color="auto"/>
              <w:bottom w:val="single" w:sz="4" w:space="0" w:color="000000"/>
            </w:tcBorders>
            <w:shd w:val="clear" w:color="auto" w:fill="D9D9D9"/>
          </w:tcPr>
          <w:p w14:paraId="098628A0" w14:textId="77777777" w:rsidR="00A57E9D" w:rsidRPr="009300FF" w:rsidRDefault="00A57E9D"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AD1428F" w14:textId="77777777" w:rsidR="00A57E9D" w:rsidRPr="009300FF" w:rsidRDefault="00A57E9D" w:rsidP="004066EE">
            <w:pPr>
              <w:snapToGrid w:val="0"/>
              <w:spacing w:line="240" w:lineRule="auto"/>
              <w:rPr>
                <w:rFonts w:cs="Arial"/>
                <w:b/>
                <w:sz w:val="20"/>
                <w:szCs w:val="20"/>
              </w:rPr>
            </w:pPr>
            <w:r w:rsidRPr="009300FF">
              <w:rPr>
                <w:rFonts w:cs="Arial"/>
                <w:b/>
                <w:sz w:val="20"/>
                <w:szCs w:val="20"/>
              </w:rPr>
              <w:t>Ações do sistema</w:t>
            </w:r>
          </w:p>
        </w:tc>
      </w:tr>
      <w:tr w:rsidR="00A57E9D" w:rsidRPr="009300FF" w14:paraId="6AE9FC26" w14:textId="77777777" w:rsidTr="004066EE">
        <w:tc>
          <w:tcPr>
            <w:tcW w:w="2865" w:type="dxa"/>
            <w:tcBorders>
              <w:left w:val="single" w:sz="4" w:space="0" w:color="auto"/>
              <w:bottom w:val="single" w:sz="4" w:space="0" w:color="000000"/>
            </w:tcBorders>
          </w:tcPr>
          <w:p w14:paraId="3E25E3F3" w14:textId="16317AC6" w:rsidR="00A57E9D" w:rsidRPr="009300FF" w:rsidRDefault="00A57E9D" w:rsidP="001E048A">
            <w:pPr>
              <w:snapToGrid w:val="0"/>
              <w:spacing w:line="240" w:lineRule="auto"/>
              <w:rPr>
                <w:rFonts w:cs="Arial"/>
                <w:b/>
                <w:sz w:val="20"/>
                <w:szCs w:val="20"/>
              </w:rPr>
            </w:pPr>
            <w:r w:rsidRPr="009300FF">
              <w:rPr>
                <w:rFonts w:cs="Arial"/>
                <w:b/>
                <w:sz w:val="20"/>
                <w:szCs w:val="20"/>
              </w:rPr>
              <w:t>Ator</w:t>
            </w:r>
            <w:r>
              <w:rPr>
                <w:rFonts w:cs="Arial"/>
                <w:b/>
                <w:sz w:val="20"/>
                <w:szCs w:val="20"/>
              </w:rPr>
              <w:t xml:space="preserve"> aciona o botão </w:t>
            </w:r>
            <w:r w:rsidR="001E048A">
              <w:rPr>
                <w:rFonts w:cs="Arial"/>
                <w:b/>
                <w:sz w:val="20"/>
                <w:szCs w:val="20"/>
              </w:rPr>
              <w:t>Excluir do item desejado</w:t>
            </w: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EA6AA8F" w14:textId="77777777" w:rsidR="00A57E9D" w:rsidRPr="009300FF" w:rsidRDefault="00A57E9D" w:rsidP="004066EE">
            <w:pPr>
              <w:snapToGrid w:val="0"/>
              <w:spacing w:line="240" w:lineRule="auto"/>
              <w:rPr>
                <w:rFonts w:cs="Arial"/>
                <w:b/>
                <w:sz w:val="20"/>
                <w:szCs w:val="20"/>
              </w:rPr>
            </w:pPr>
            <w:r w:rsidRPr="009300FF">
              <w:rPr>
                <w:rFonts w:cs="Arial"/>
                <w:b/>
                <w:sz w:val="20"/>
                <w:szCs w:val="20"/>
              </w:rPr>
              <w:t>-</w:t>
            </w:r>
          </w:p>
        </w:tc>
      </w:tr>
      <w:tr w:rsidR="00A57E9D" w:rsidRPr="009300FF" w14:paraId="75A237A4" w14:textId="77777777" w:rsidTr="004066EE">
        <w:tc>
          <w:tcPr>
            <w:tcW w:w="2865" w:type="dxa"/>
            <w:tcBorders>
              <w:left w:val="single" w:sz="4" w:space="0" w:color="auto"/>
              <w:bottom w:val="single" w:sz="4" w:space="0" w:color="000000"/>
            </w:tcBorders>
          </w:tcPr>
          <w:p w14:paraId="2D7B3398" w14:textId="77777777" w:rsidR="00A57E9D" w:rsidRPr="009300FF" w:rsidRDefault="00A57E9D"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A77165F" w14:textId="46CE66D3" w:rsidR="00A57E9D" w:rsidRPr="009300FF" w:rsidRDefault="00A57E9D" w:rsidP="004066EE">
            <w:pPr>
              <w:snapToGrid w:val="0"/>
              <w:spacing w:line="240" w:lineRule="auto"/>
              <w:rPr>
                <w:rFonts w:cs="Arial"/>
                <w:b/>
                <w:sz w:val="20"/>
                <w:szCs w:val="20"/>
              </w:rPr>
            </w:pPr>
            <w:r>
              <w:rPr>
                <w:rFonts w:cs="Arial"/>
                <w:b/>
                <w:sz w:val="20"/>
                <w:szCs w:val="20"/>
              </w:rPr>
              <w:t>Sistema verifica se item a enviar possui proposta aceita.</w:t>
            </w:r>
            <w:r w:rsidR="00757553">
              <w:rPr>
                <w:rFonts w:cs="Arial"/>
                <w:b/>
                <w:sz w:val="20"/>
                <w:szCs w:val="20"/>
              </w:rPr>
              <w:t xml:space="preserve"> </w:t>
            </w:r>
            <w:r>
              <w:rPr>
                <w:rFonts w:cs="Arial"/>
                <w:b/>
                <w:sz w:val="20"/>
                <w:szCs w:val="20"/>
              </w:rPr>
              <w:t>(FE002)</w:t>
            </w:r>
          </w:p>
        </w:tc>
      </w:tr>
      <w:tr w:rsidR="00A57E9D" w:rsidRPr="009300FF" w14:paraId="51D660CE" w14:textId="77777777" w:rsidTr="004066EE">
        <w:tc>
          <w:tcPr>
            <w:tcW w:w="2865" w:type="dxa"/>
            <w:tcBorders>
              <w:left w:val="single" w:sz="4" w:space="0" w:color="auto"/>
              <w:bottom w:val="single" w:sz="4" w:space="0" w:color="000000"/>
            </w:tcBorders>
          </w:tcPr>
          <w:p w14:paraId="6B3D7574" w14:textId="77777777" w:rsidR="00A57E9D" w:rsidRPr="009300FF" w:rsidRDefault="00A57E9D"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FCFCC1E" w14:textId="77777777" w:rsidR="00A57E9D" w:rsidRPr="009300FF" w:rsidRDefault="00A57E9D" w:rsidP="004066EE">
            <w:pPr>
              <w:snapToGrid w:val="0"/>
              <w:spacing w:line="240" w:lineRule="auto"/>
              <w:rPr>
                <w:rFonts w:cs="Arial"/>
                <w:b/>
                <w:sz w:val="20"/>
                <w:szCs w:val="20"/>
              </w:rPr>
            </w:pPr>
            <w:r w:rsidRPr="009300FF">
              <w:rPr>
                <w:rFonts w:cs="Arial"/>
                <w:b/>
                <w:sz w:val="20"/>
                <w:szCs w:val="20"/>
              </w:rPr>
              <w:t>Sistema exibe mensagem MSG003</w:t>
            </w:r>
          </w:p>
        </w:tc>
      </w:tr>
      <w:tr w:rsidR="00600149" w:rsidRPr="009300FF" w14:paraId="0DF8D587" w14:textId="77777777" w:rsidTr="00DA434F">
        <w:tc>
          <w:tcPr>
            <w:tcW w:w="2865" w:type="dxa"/>
            <w:tcBorders>
              <w:left w:val="single" w:sz="4" w:space="0" w:color="auto"/>
              <w:bottom w:val="single" w:sz="4" w:space="0" w:color="000000"/>
            </w:tcBorders>
            <w:shd w:val="clear" w:color="auto" w:fill="D9D9D9"/>
          </w:tcPr>
          <w:p w14:paraId="45A4D2E6" w14:textId="0461DFDA" w:rsidR="00600149" w:rsidRPr="009300FF" w:rsidRDefault="00600149" w:rsidP="00A57E9D">
            <w:pPr>
              <w:snapToGrid w:val="0"/>
              <w:spacing w:line="240" w:lineRule="auto"/>
              <w:rPr>
                <w:rFonts w:cs="Arial"/>
                <w:b/>
                <w:sz w:val="20"/>
                <w:szCs w:val="20"/>
              </w:rPr>
            </w:pPr>
            <w:r w:rsidRPr="009300FF">
              <w:rPr>
                <w:rFonts w:cs="Arial"/>
                <w:b/>
                <w:sz w:val="20"/>
                <w:szCs w:val="20"/>
              </w:rPr>
              <w:t>Fluxos Alternativos – FA00</w:t>
            </w:r>
            <w:r w:rsidR="00A57E9D">
              <w:rPr>
                <w:rFonts w:cs="Arial"/>
                <w:b/>
                <w:sz w:val="20"/>
                <w:szCs w:val="20"/>
              </w:rPr>
              <w:t>2</w:t>
            </w:r>
            <w:r w:rsidR="00EC3484">
              <w:rPr>
                <w:rFonts w:cs="Arial"/>
                <w:b/>
                <w:sz w:val="20"/>
                <w:szCs w:val="20"/>
              </w:rPr>
              <w:t xml:space="preserve"> </w:t>
            </w:r>
            <w:r w:rsidR="00A57E9D">
              <w:rPr>
                <w:rFonts w:cs="Arial"/>
                <w:b/>
                <w:sz w:val="20"/>
                <w:szCs w:val="20"/>
              </w:rPr>
              <w:t>Listar Itens a Enviar</w:t>
            </w:r>
          </w:p>
        </w:tc>
        <w:tc>
          <w:tcPr>
            <w:tcW w:w="6098" w:type="dxa"/>
            <w:tcBorders>
              <w:bottom w:val="single" w:sz="4" w:space="0" w:color="000000"/>
              <w:right w:val="single" w:sz="4" w:space="0" w:color="000000"/>
            </w:tcBorders>
            <w:shd w:val="clear" w:color="auto" w:fill="auto"/>
          </w:tcPr>
          <w:p w14:paraId="5F3BA369" w14:textId="77777777" w:rsidR="00600149" w:rsidRPr="009300FF" w:rsidRDefault="00600149" w:rsidP="00DA434F">
            <w:pPr>
              <w:snapToGrid w:val="0"/>
              <w:spacing w:line="240" w:lineRule="auto"/>
              <w:rPr>
                <w:rFonts w:cs="Arial"/>
                <w:b/>
                <w:sz w:val="20"/>
                <w:szCs w:val="20"/>
              </w:rPr>
            </w:pPr>
          </w:p>
        </w:tc>
      </w:tr>
      <w:tr w:rsidR="00600149" w:rsidRPr="009300FF" w14:paraId="37DDD3A3" w14:textId="77777777" w:rsidTr="00DA434F">
        <w:tc>
          <w:tcPr>
            <w:tcW w:w="2865" w:type="dxa"/>
            <w:tcBorders>
              <w:left w:val="single" w:sz="4" w:space="0" w:color="auto"/>
              <w:bottom w:val="single" w:sz="4" w:space="0" w:color="000000"/>
            </w:tcBorders>
            <w:shd w:val="clear" w:color="auto" w:fill="D9D9D9"/>
          </w:tcPr>
          <w:p w14:paraId="1E24627A"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4E2B244" w14:textId="77777777" w:rsidR="00600149" w:rsidRPr="009300FF" w:rsidRDefault="00600149" w:rsidP="00DA434F">
            <w:pPr>
              <w:snapToGrid w:val="0"/>
              <w:spacing w:line="240" w:lineRule="auto"/>
              <w:rPr>
                <w:rFonts w:cs="Arial"/>
                <w:b/>
                <w:sz w:val="20"/>
                <w:szCs w:val="20"/>
              </w:rPr>
            </w:pPr>
            <w:r w:rsidRPr="009300FF">
              <w:rPr>
                <w:rFonts w:cs="Arial"/>
                <w:b/>
                <w:sz w:val="20"/>
                <w:szCs w:val="20"/>
              </w:rPr>
              <w:t>Ações do sistema</w:t>
            </w:r>
          </w:p>
        </w:tc>
      </w:tr>
      <w:tr w:rsidR="00600149" w:rsidRPr="009300FF" w14:paraId="2A62323F" w14:textId="77777777" w:rsidTr="00DA434F">
        <w:tc>
          <w:tcPr>
            <w:tcW w:w="2865" w:type="dxa"/>
            <w:tcBorders>
              <w:left w:val="single" w:sz="4" w:space="0" w:color="auto"/>
              <w:bottom w:val="single" w:sz="4" w:space="0" w:color="000000"/>
            </w:tcBorders>
          </w:tcPr>
          <w:p w14:paraId="540CF4A6" w14:textId="473F559E" w:rsidR="00600149" w:rsidRPr="009300FF" w:rsidRDefault="00B3214B" w:rsidP="00A57E9D">
            <w:pPr>
              <w:snapToGrid w:val="0"/>
              <w:spacing w:line="240" w:lineRule="auto"/>
              <w:rPr>
                <w:rFonts w:cs="Arial"/>
                <w:b/>
                <w:sz w:val="20"/>
                <w:szCs w:val="20"/>
              </w:rPr>
            </w:pPr>
            <w:r w:rsidRPr="009300FF">
              <w:rPr>
                <w:rFonts w:cs="Arial"/>
                <w:b/>
                <w:sz w:val="20"/>
                <w:szCs w:val="20"/>
              </w:rPr>
              <w:t>Ator</w:t>
            </w:r>
            <w:r w:rsidR="00564F2B">
              <w:rPr>
                <w:rFonts w:cs="Arial"/>
                <w:b/>
                <w:sz w:val="20"/>
                <w:szCs w:val="20"/>
              </w:rPr>
              <w:t xml:space="preserve"> aciona </w:t>
            </w:r>
            <w:r w:rsidR="00A57E9D">
              <w:rPr>
                <w:rFonts w:cs="Arial"/>
                <w:b/>
                <w:sz w:val="20"/>
                <w:szCs w:val="20"/>
              </w:rPr>
              <w:t>o menu Itens Cadastrados</w:t>
            </w:r>
          </w:p>
        </w:tc>
        <w:tc>
          <w:tcPr>
            <w:tcW w:w="6098" w:type="dxa"/>
            <w:tcBorders>
              <w:bottom w:val="single" w:sz="4" w:space="0" w:color="000000"/>
              <w:right w:val="single" w:sz="4" w:space="0" w:color="000000"/>
            </w:tcBorders>
            <w:shd w:val="clear" w:color="auto" w:fill="auto"/>
          </w:tcPr>
          <w:p w14:paraId="10125561" w14:textId="77777777" w:rsidR="00600149" w:rsidRPr="009300FF" w:rsidRDefault="00600149" w:rsidP="00DA434F">
            <w:pPr>
              <w:snapToGrid w:val="0"/>
              <w:spacing w:line="240" w:lineRule="auto"/>
              <w:rPr>
                <w:rFonts w:cs="Arial"/>
                <w:b/>
                <w:sz w:val="20"/>
                <w:szCs w:val="20"/>
              </w:rPr>
            </w:pPr>
            <w:r w:rsidRPr="009300FF">
              <w:rPr>
                <w:rFonts w:cs="Arial"/>
                <w:b/>
                <w:sz w:val="20"/>
                <w:szCs w:val="20"/>
              </w:rPr>
              <w:t>-</w:t>
            </w:r>
          </w:p>
        </w:tc>
      </w:tr>
      <w:tr w:rsidR="00DD21D3" w:rsidRPr="009300FF" w14:paraId="6AD19FBB" w14:textId="77777777" w:rsidTr="00DD21D3">
        <w:tc>
          <w:tcPr>
            <w:tcW w:w="2865" w:type="dxa"/>
            <w:tcBorders>
              <w:left w:val="single" w:sz="4" w:space="0" w:color="auto"/>
              <w:bottom w:val="single" w:sz="4" w:space="0" w:color="000000"/>
            </w:tcBorders>
          </w:tcPr>
          <w:p w14:paraId="142E63B8" w14:textId="77777777" w:rsidR="00DD21D3" w:rsidRPr="009300FF" w:rsidRDefault="00DD21D3" w:rsidP="00DD21D3">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2B45299" w14:textId="763B029A" w:rsidR="00DD21D3" w:rsidRPr="009300FF" w:rsidRDefault="00DD21D3" w:rsidP="00A57E9D">
            <w:pPr>
              <w:snapToGrid w:val="0"/>
              <w:spacing w:line="240" w:lineRule="auto"/>
              <w:rPr>
                <w:rFonts w:cs="Arial"/>
                <w:b/>
                <w:sz w:val="20"/>
                <w:szCs w:val="20"/>
              </w:rPr>
            </w:pPr>
            <w:r>
              <w:rPr>
                <w:rFonts w:cs="Arial"/>
                <w:b/>
                <w:sz w:val="20"/>
                <w:szCs w:val="20"/>
              </w:rPr>
              <w:t xml:space="preserve">Sistema </w:t>
            </w:r>
            <w:r w:rsidR="00A57E9D">
              <w:rPr>
                <w:rFonts w:cs="Arial"/>
                <w:b/>
                <w:sz w:val="20"/>
                <w:szCs w:val="20"/>
              </w:rPr>
              <w:t xml:space="preserve">exibe listagem de itens cadastrados pelo cliente </w:t>
            </w:r>
            <w:proofErr w:type="spellStart"/>
            <w:r w:rsidR="00A57E9D">
              <w:rPr>
                <w:rFonts w:cs="Arial"/>
                <w:b/>
                <w:sz w:val="20"/>
                <w:szCs w:val="20"/>
              </w:rPr>
              <w:t>logado</w:t>
            </w:r>
            <w:proofErr w:type="spellEnd"/>
            <w:r w:rsidR="00A57E9D">
              <w:rPr>
                <w:rFonts w:cs="Arial"/>
                <w:b/>
                <w:sz w:val="20"/>
                <w:szCs w:val="20"/>
              </w:rPr>
              <w:t xml:space="preserve"> com a opção Excluir.</w:t>
            </w:r>
            <w:r w:rsidR="00E82265">
              <w:rPr>
                <w:rFonts w:cs="Arial"/>
                <w:b/>
                <w:sz w:val="20"/>
                <w:szCs w:val="20"/>
              </w:rPr>
              <w:t xml:space="preserve"> (FA001)</w:t>
            </w:r>
          </w:p>
        </w:tc>
      </w:tr>
    </w:tbl>
    <w:p w14:paraId="0AB5953E" w14:textId="77777777" w:rsidR="00600149" w:rsidRPr="009300FF" w:rsidRDefault="00600149" w:rsidP="00600149">
      <w:pPr>
        <w:pStyle w:val="Heading2"/>
        <w:numPr>
          <w:ilvl w:val="0"/>
          <w:numId w:val="0"/>
        </w:numPr>
        <w:ind w:left="576"/>
      </w:pPr>
    </w:p>
    <w:p w14:paraId="732B2152" w14:textId="77777777" w:rsidR="00600149" w:rsidRPr="009300FF" w:rsidRDefault="00600149" w:rsidP="00600149">
      <w:pPr>
        <w:pStyle w:val="Heading2"/>
        <w:numPr>
          <w:ilvl w:val="0"/>
          <w:numId w:val="0"/>
        </w:numPr>
        <w:ind w:left="576" w:hanging="576"/>
      </w:pPr>
    </w:p>
    <w:p w14:paraId="58AA30A9" w14:textId="77777777" w:rsidR="001E184A" w:rsidRPr="009300FF" w:rsidRDefault="001E184A" w:rsidP="001E184A">
      <w:pPr>
        <w:jc w:val="center"/>
        <w:rPr>
          <w:rFonts w:cs="Arial"/>
          <w:b/>
          <w:bCs/>
        </w:rPr>
      </w:pPr>
      <w:r w:rsidRPr="009300FF">
        <w:rPr>
          <w:rFonts w:cs="Arial"/>
        </w:rPr>
        <w:t>Tabela 4</w:t>
      </w:r>
      <w:r w:rsidR="0022419B" w:rsidRPr="009300FF">
        <w:rPr>
          <w:rFonts w:cs="Arial"/>
        </w:rPr>
        <w:t xml:space="preserve">: Descrição </w:t>
      </w:r>
      <w:r w:rsidR="005F1026">
        <w:rPr>
          <w:rFonts w:cs="Arial"/>
        </w:rPr>
        <w:t>Enviar mensagens entre clientes</w:t>
      </w:r>
    </w:p>
    <w:tbl>
      <w:tblPr>
        <w:tblW w:w="0" w:type="auto"/>
        <w:tblInd w:w="167" w:type="dxa"/>
        <w:tblLayout w:type="fixed"/>
        <w:tblLook w:val="0000" w:firstRow="0" w:lastRow="0" w:firstColumn="0" w:lastColumn="0" w:noHBand="0" w:noVBand="0"/>
      </w:tblPr>
      <w:tblGrid>
        <w:gridCol w:w="2865"/>
        <w:gridCol w:w="6098"/>
      </w:tblGrid>
      <w:tr w:rsidR="001E184A" w:rsidRPr="009300FF" w14:paraId="1BC21C08" w14:textId="77777777" w:rsidTr="00447F6F">
        <w:tc>
          <w:tcPr>
            <w:tcW w:w="2865" w:type="dxa"/>
            <w:tcBorders>
              <w:top w:val="single" w:sz="4" w:space="0" w:color="000000"/>
              <w:left w:val="single" w:sz="4" w:space="0" w:color="000000"/>
              <w:bottom w:val="single" w:sz="4" w:space="0" w:color="000000"/>
            </w:tcBorders>
            <w:shd w:val="clear" w:color="auto" w:fill="D9D9D9"/>
          </w:tcPr>
          <w:p w14:paraId="1419B690" w14:textId="77777777" w:rsidR="001E184A" w:rsidRPr="009300FF" w:rsidRDefault="001E184A" w:rsidP="00447F6F">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397D6CC2" w14:textId="77777777" w:rsidR="001E184A" w:rsidRPr="009300FF" w:rsidRDefault="0022419B" w:rsidP="005F1026">
            <w:pPr>
              <w:snapToGrid w:val="0"/>
              <w:spacing w:line="240" w:lineRule="auto"/>
              <w:rPr>
                <w:rFonts w:cs="Arial"/>
                <w:b/>
                <w:sz w:val="20"/>
                <w:szCs w:val="20"/>
              </w:rPr>
            </w:pPr>
            <w:r w:rsidRPr="009300FF">
              <w:rPr>
                <w:rFonts w:cs="Arial"/>
                <w:b/>
                <w:sz w:val="20"/>
                <w:szCs w:val="20"/>
              </w:rPr>
              <w:t xml:space="preserve">UC004 – </w:t>
            </w:r>
            <w:r w:rsidR="00C32DFF">
              <w:rPr>
                <w:rFonts w:cs="Arial"/>
                <w:b/>
                <w:sz w:val="20"/>
                <w:szCs w:val="20"/>
              </w:rPr>
              <w:t xml:space="preserve">ENVIAR </w:t>
            </w:r>
            <w:r w:rsidRPr="009300FF">
              <w:rPr>
                <w:rFonts w:cs="Arial"/>
                <w:b/>
                <w:sz w:val="20"/>
                <w:szCs w:val="20"/>
              </w:rPr>
              <w:t xml:space="preserve">MENSAGEM </w:t>
            </w:r>
            <w:r w:rsidR="005F1026">
              <w:rPr>
                <w:rFonts w:cs="Arial"/>
                <w:b/>
                <w:sz w:val="20"/>
                <w:szCs w:val="20"/>
              </w:rPr>
              <w:t>ENTRE CLIENTES</w:t>
            </w:r>
          </w:p>
        </w:tc>
      </w:tr>
      <w:tr w:rsidR="001E184A" w:rsidRPr="009300FF" w14:paraId="7A56EBED" w14:textId="77777777" w:rsidTr="00447F6F">
        <w:tc>
          <w:tcPr>
            <w:tcW w:w="2865" w:type="dxa"/>
            <w:tcBorders>
              <w:left w:val="single" w:sz="4" w:space="0" w:color="000000"/>
              <w:bottom w:val="single" w:sz="4" w:space="0" w:color="000000"/>
            </w:tcBorders>
            <w:shd w:val="clear" w:color="auto" w:fill="D9D9D9"/>
          </w:tcPr>
          <w:p w14:paraId="00BA1250" w14:textId="77777777" w:rsidR="001E184A" w:rsidRPr="009300FF" w:rsidRDefault="001E184A" w:rsidP="00447F6F">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7D5D2B66" w14:textId="77777777" w:rsidR="001E184A" w:rsidRPr="009300FF" w:rsidRDefault="001E184A" w:rsidP="00447F6F">
            <w:pPr>
              <w:snapToGrid w:val="0"/>
              <w:spacing w:line="240" w:lineRule="auto"/>
              <w:rPr>
                <w:rFonts w:cs="Arial"/>
                <w:b/>
                <w:sz w:val="20"/>
                <w:szCs w:val="20"/>
              </w:rPr>
            </w:pPr>
          </w:p>
        </w:tc>
      </w:tr>
      <w:tr w:rsidR="001E184A" w:rsidRPr="009300FF" w14:paraId="1DB341EF" w14:textId="77777777" w:rsidTr="00447F6F">
        <w:tc>
          <w:tcPr>
            <w:tcW w:w="2865" w:type="dxa"/>
            <w:tcBorders>
              <w:left w:val="single" w:sz="4" w:space="0" w:color="000000"/>
              <w:bottom w:val="single" w:sz="4" w:space="0" w:color="000000"/>
            </w:tcBorders>
            <w:shd w:val="clear" w:color="auto" w:fill="D9D9D9"/>
          </w:tcPr>
          <w:p w14:paraId="73A5E2D9" w14:textId="77777777" w:rsidR="001E184A" w:rsidRPr="009300FF" w:rsidRDefault="001E184A" w:rsidP="00447F6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DFC937F" w14:textId="77777777" w:rsidR="001E184A" w:rsidRPr="009300FF" w:rsidRDefault="00E85A75" w:rsidP="00447F6F">
            <w:pPr>
              <w:snapToGrid w:val="0"/>
              <w:spacing w:line="240" w:lineRule="auto"/>
              <w:rPr>
                <w:rFonts w:cs="Arial"/>
                <w:b/>
                <w:sz w:val="20"/>
                <w:szCs w:val="20"/>
              </w:rPr>
            </w:pPr>
            <w:r>
              <w:rPr>
                <w:rFonts w:cs="Arial"/>
                <w:b/>
                <w:sz w:val="20"/>
                <w:szCs w:val="20"/>
              </w:rPr>
              <w:t>Cliente</w:t>
            </w:r>
          </w:p>
        </w:tc>
      </w:tr>
      <w:tr w:rsidR="001E184A" w:rsidRPr="009300FF" w14:paraId="23B9856D" w14:textId="77777777" w:rsidTr="00447F6F">
        <w:tc>
          <w:tcPr>
            <w:tcW w:w="2865" w:type="dxa"/>
            <w:tcBorders>
              <w:left w:val="single" w:sz="4" w:space="0" w:color="000000"/>
              <w:bottom w:val="single" w:sz="4" w:space="0" w:color="000000"/>
            </w:tcBorders>
            <w:shd w:val="clear" w:color="auto" w:fill="D9D9D9"/>
          </w:tcPr>
          <w:p w14:paraId="00F53CA7" w14:textId="77777777" w:rsidR="001E184A" w:rsidRPr="009300FF" w:rsidRDefault="001E184A" w:rsidP="00447F6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5B248970" w14:textId="77777777" w:rsidR="001E184A" w:rsidRPr="009300FF" w:rsidRDefault="001E184A" w:rsidP="00447F6F">
            <w:pPr>
              <w:snapToGrid w:val="0"/>
              <w:spacing w:line="240" w:lineRule="auto"/>
              <w:rPr>
                <w:rFonts w:cs="Arial"/>
                <w:b/>
                <w:sz w:val="20"/>
                <w:szCs w:val="20"/>
              </w:rPr>
            </w:pPr>
          </w:p>
        </w:tc>
      </w:tr>
      <w:tr w:rsidR="001E184A" w:rsidRPr="009300FF" w14:paraId="15F9036A" w14:textId="77777777" w:rsidTr="00447F6F">
        <w:tc>
          <w:tcPr>
            <w:tcW w:w="2865" w:type="dxa"/>
            <w:tcBorders>
              <w:left w:val="single" w:sz="4" w:space="0" w:color="000000"/>
              <w:bottom w:val="single" w:sz="4" w:space="0" w:color="000000"/>
            </w:tcBorders>
            <w:shd w:val="clear" w:color="auto" w:fill="D9D9D9"/>
          </w:tcPr>
          <w:p w14:paraId="1F406F95" w14:textId="77777777" w:rsidR="001E184A" w:rsidRPr="009300FF" w:rsidRDefault="001E184A" w:rsidP="00447F6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6055776" w14:textId="032E990F" w:rsidR="001E184A" w:rsidRPr="009300FF" w:rsidRDefault="00E85A75" w:rsidP="00F5450E">
            <w:pPr>
              <w:snapToGrid w:val="0"/>
              <w:spacing w:line="240" w:lineRule="auto"/>
              <w:rPr>
                <w:rFonts w:cs="Arial"/>
                <w:b/>
                <w:sz w:val="20"/>
                <w:szCs w:val="20"/>
              </w:rPr>
            </w:pPr>
            <w:r>
              <w:rPr>
                <w:rFonts w:cs="Arial"/>
                <w:b/>
                <w:sz w:val="20"/>
                <w:szCs w:val="20"/>
              </w:rPr>
              <w:t>Clientes</w:t>
            </w:r>
            <w:r w:rsidR="001E184A" w:rsidRPr="009300FF">
              <w:rPr>
                <w:rFonts w:cs="Arial"/>
                <w:b/>
                <w:sz w:val="20"/>
                <w:szCs w:val="20"/>
              </w:rPr>
              <w:t xml:space="preserve"> que possuem cadastro no sistema, utilizarão desse caso de uso para se </w:t>
            </w:r>
            <w:r w:rsidR="00FE7A33">
              <w:rPr>
                <w:rFonts w:cs="Arial"/>
                <w:b/>
                <w:sz w:val="20"/>
                <w:szCs w:val="20"/>
              </w:rPr>
              <w:t>comunicar</w:t>
            </w:r>
            <w:r w:rsidR="009510D3">
              <w:rPr>
                <w:rFonts w:cs="Arial"/>
                <w:b/>
                <w:sz w:val="20"/>
                <w:szCs w:val="20"/>
              </w:rPr>
              <w:t>em</w:t>
            </w:r>
            <w:r w:rsidR="00FE7A33">
              <w:rPr>
                <w:rFonts w:cs="Arial"/>
                <w:b/>
                <w:sz w:val="20"/>
                <w:szCs w:val="20"/>
              </w:rPr>
              <w:t xml:space="preserve"> com </w:t>
            </w:r>
            <w:r w:rsidR="009510D3">
              <w:rPr>
                <w:rFonts w:cs="Arial"/>
                <w:b/>
                <w:sz w:val="20"/>
                <w:szCs w:val="20"/>
              </w:rPr>
              <w:t>clientes</w:t>
            </w:r>
            <w:r w:rsidR="00FE7A33">
              <w:rPr>
                <w:rFonts w:cs="Arial"/>
                <w:b/>
                <w:sz w:val="20"/>
                <w:szCs w:val="20"/>
              </w:rPr>
              <w:t xml:space="preserve"> que tenham </w:t>
            </w:r>
            <w:r w:rsidR="009510D3">
              <w:rPr>
                <w:rFonts w:cs="Arial"/>
                <w:b/>
                <w:sz w:val="20"/>
                <w:szCs w:val="20"/>
              </w:rPr>
              <w:t>feito</w:t>
            </w:r>
            <w:r w:rsidR="00FE7A33">
              <w:rPr>
                <w:rFonts w:cs="Arial"/>
                <w:b/>
                <w:sz w:val="20"/>
                <w:szCs w:val="20"/>
              </w:rPr>
              <w:t xml:space="preserve"> </w:t>
            </w:r>
            <w:r w:rsidR="009510D3">
              <w:rPr>
                <w:rFonts w:cs="Arial"/>
                <w:b/>
                <w:sz w:val="20"/>
                <w:szCs w:val="20"/>
              </w:rPr>
              <w:t>negociações a partir de proposta aprovada</w:t>
            </w:r>
            <w:r w:rsidR="00FE7A33">
              <w:rPr>
                <w:rFonts w:cs="Arial"/>
                <w:b/>
                <w:sz w:val="20"/>
                <w:szCs w:val="20"/>
              </w:rPr>
              <w:t xml:space="preserve"> </w:t>
            </w:r>
            <w:r w:rsidR="009510D3" w:rsidRPr="00F5450E">
              <w:rPr>
                <w:rFonts w:cs="Arial"/>
                <w:b/>
                <w:sz w:val="20"/>
                <w:szCs w:val="20"/>
              </w:rPr>
              <w:t>d</w:t>
            </w:r>
            <w:r w:rsidR="00F5450E">
              <w:rPr>
                <w:rFonts w:cs="Arial"/>
                <w:b/>
                <w:sz w:val="20"/>
                <w:szCs w:val="20"/>
              </w:rPr>
              <w:t>o item a enviar cadastrado.</w:t>
            </w:r>
          </w:p>
        </w:tc>
      </w:tr>
      <w:tr w:rsidR="001E184A" w:rsidRPr="009300FF" w14:paraId="01164AE6" w14:textId="77777777" w:rsidTr="00447F6F">
        <w:tc>
          <w:tcPr>
            <w:tcW w:w="2865" w:type="dxa"/>
            <w:tcBorders>
              <w:left w:val="single" w:sz="4" w:space="0" w:color="000000"/>
              <w:bottom w:val="single" w:sz="4" w:space="0" w:color="000000"/>
            </w:tcBorders>
            <w:shd w:val="clear" w:color="auto" w:fill="D9D9D9"/>
          </w:tcPr>
          <w:p w14:paraId="0D04C02B" w14:textId="77777777" w:rsidR="001E184A" w:rsidRPr="009300FF" w:rsidRDefault="001E184A" w:rsidP="00447F6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A4CF01D" w14:textId="77777777" w:rsidR="007B45E5" w:rsidRDefault="001E184A" w:rsidP="00FE7A33">
            <w:pPr>
              <w:snapToGrid w:val="0"/>
              <w:spacing w:line="240" w:lineRule="auto"/>
              <w:rPr>
                <w:rFonts w:cs="Arial"/>
                <w:b/>
                <w:sz w:val="20"/>
                <w:szCs w:val="20"/>
              </w:rPr>
            </w:pPr>
            <w:r w:rsidRPr="009300FF">
              <w:rPr>
                <w:rFonts w:cs="Arial"/>
                <w:b/>
                <w:sz w:val="20"/>
                <w:szCs w:val="20"/>
              </w:rPr>
              <w:t>Possuir cadastro no sistema</w:t>
            </w:r>
            <w:r w:rsidR="00FE7A33">
              <w:rPr>
                <w:rFonts w:cs="Arial"/>
                <w:b/>
                <w:sz w:val="20"/>
                <w:szCs w:val="20"/>
              </w:rPr>
              <w:t>.</w:t>
            </w:r>
          </w:p>
          <w:p w14:paraId="6E6DB06D" w14:textId="548B259E" w:rsidR="00FE7A33" w:rsidRPr="009300FF" w:rsidRDefault="00FE7A33" w:rsidP="00D05275">
            <w:pPr>
              <w:snapToGrid w:val="0"/>
              <w:spacing w:line="240" w:lineRule="auto"/>
              <w:rPr>
                <w:rFonts w:cs="Arial"/>
                <w:b/>
                <w:sz w:val="20"/>
                <w:szCs w:val="20"/>
              </w:rPr>
            </w:pPr>
            <w:r>
              <w:rPr>
                <w:rFonts w:cs="Arial"/>
                <w:b/>
                <w:sz w:val="20"/>
                <w:szCs w:val="20"/>
              </w:rPr>
              <w:t>Possuir</w:t>
            </w:r>
            <w:r w:rsidR="0097416B">
              <w:rPr>
                <w:rFonts w:cs="Arial"/>
                <w:b/>
                <w:sz w:val="20"/>
                <w:szCs w:val="20"/>
              </w:rPr>
              <w:t xml:space="preserve"> pelo menos uma proposta </w:t>
            </w:r>
            <w:r w:rsidR="00D05275">
              <w:rPr>
                <w:rFonts w:cs="Arial"/>
                <w:b/>
                <w:sz w:val="20"/>
                <w:szCs w:val="20"/>
              </w:rPr>
              <w:t>aprovada</w:t>
            </w:r>
            <w:r w:rsidR="0097416B">
              <w:rPr>
                <w:rFonts w:cs="Arial"/>
                <w:b/>
                <w:sz w:val="20"/>
                <w:szCs w:val="20"/>
              </w:rPr>
              <w:t>.</w:t>
            </w:r>
          </w:p>
        </w:tc>
      </w:tr>
      <w:tr w:rsidR="001E184A" w:rsidRPr="009300FF" w14:paraId="34A783BF" w14:textId="77777777" w:rsidTr="00447F6F">
        <w:tc>
          <w:tcPr>
            <w:tcW w:w="2865" w:type="dxa"/>
            <w:tcBorders>
              <w:left w:val="single" w:sz="4" w:space="0" w:color="000000"/>
              <w:bottom w:val="single" w:sz="4" w:space="0" w:color="000000"/>
            </w:tcBorders>
            <w:shd w:val="clear" w:color="auto" w:fill="D9D9D9"/>
          </w:tcPr>
          <w:p w14:paraId="4F44126D" w14:textId="77777777" w:rsidR="001E184A" w:rsidRPr="009300FF" w:rsidRDefault="001E184A" w:rsidP="00447F6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0183B446" w14:textId="77777777" w:rsidR="001E184A" w:rsidRPr="009300FF" w:rsidRDefault="001E184A" w:rsidP="00447F6F">
            <w:pPr>
              <w:snapToGrid w:val="0"/>
              <w:spacing w:line="240" w:lineRule="auto"/>
              <w:rPr>
                <w:rFonts w:cs="Arial"/>
                <w:b/>
                <w:sz w:val="20"/>
                <w:szCs w:val="20"/>
              </w:rPr>
            </w:pPr>
          </w:p>
        </w:tc>
      </w:tr>
      <w:tr w:rsidR="001E184A" w:rsidRPr="009300FF" w14:paraId="7375E1D8" w14:textId="77777777" w:rsidTr="00447F6F">
        <w:tc>
          <w:tcPr>
            <w:tcW w:w="2865" w:type="dxa"/>
            <w:tcBorders>
              <w:left w:val="single" w:sz="4" w:space="0" w:color="000000"/>
              <w:bottom w:val="single" w:sz="4" w:space="0" w:color="000000"/>
            </w:tcBorders>
            <w:shd w:val="clear" w:color="auto" w:fill="D9D9D9"/>
          </w:tcPr>
          <w:p w14:paraId="19761793" w14:textId="77777777" w:rsidR="001E184A" w:rsidRPr="009300FF" w:rsidRDefault="001E184A" w:rsidP="00447F6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2731191" w14:textId="77777777" w:rsidR="001E184A" w:rsidRPr="009300FF" w:rsidRDefault="001E184A" w:rsidP="00447F6F">
            <w:pPr>
              <w:snapToGrid w:val="0"/>
              <w:spacing w:line="240" w:lineRule="auto"/>
              <w:rPr>
                <w:rFonts w:cs="Arial"/>
                <w:b/>
                <w:sz w:val="20"/>
                <w:szCs w:val="20"/>
              </w:rPr>
            </w:pPr>
            <w:r w:rsidRPr="009300FF">
              <w:rPr>
                <w:rFonts w:cs="Arial"/>
                <w:b/>
                <w:sz w:val="20"/>
                <w:szCs w:val="20"/>
              </w:rPr>
              <w:t>Ações do sistema</w:t>
            </w:r>
          </w:p>
        </w:tc>
      </w:tr>
      <w:tr w:rsidR="001E184A" w:rsidRPr="009300FF" w14:paraId="4CB9879E" w14:textId="77777777" w:rsidTr="00447F6F">
        <w:tc>
          <w:tcPr>
            <w:tcW w:w="2865" w:type="dxa"/>
            <w:tcBorders>
              <w:left w:val="single" w:sz="4" w:space="0" w:color="000000"/>
              <w:bottom w:val="single" w:sz="4" w:space="0" w:color="000000"/>
            </w:tcBorders>
            <w:shd w:val="clear" w:color="auto" w:fill="auto"/>
          </w:tcPr>
          <w:p w14:paraId="0C660EDD" w14:textId="3DEF7CEC" w:rsidR="001E184A" w:rsidRPr="009300FF" w:rsidRDefault="00572D2C" w:rsidP="00572D2C">
            <w:pPr>
              <w:snapToGrid w:val="0"/>
              <w:spacing w:line="240" w:lineRule="auto"/>
              <w:rPr>
                <w:rFonts w:cs="Arial"/>
                <w:b/>
                <w:sz w:val="20"/>
                <w:szCs w:val="20"/>
              </w:rPr>
            </w:pPr>
            <w:r>
              <w:rPr>
                <w:rFonts w:cs="Arial"/>
                <w:b/>
                <w:sz w:val="20"/>
                <w:szCs w:val="20"/>
              </w:rPr>
              <w:t xml:space="preserve">Ator acessa o menu </w:t>
            </w:r>
            <w:r w:rsidR="001E184A" w:rsidRPr="009300FF">
              <w:rPr>
                <w:rFonts w:cs="Arial"/>
                <w:b/>
                <w:sz w:val="20"/>
                <w:szCs w:val="20"/>
              </w:rPr>
              <w:t xml:space="preserve">de </w:t>
            </w:r>
            <w:r>
              <w:rPr>
                <w:rFonts w:cs="Arial"/>
                <w:b/>
                <w:sz w:val="20"/>
                <w:szCs w:val="20"/>
              </w:rPr>
              <w:t>N</w:t>
            </w:r>
            <w:r w:rsidR="00556CA6">
              <w:rPr>
                <w:rFonts w:cs="Arial"/>
                <w:b/>
                <w:sz w:val="20"/>
                <w:szCs w:val="20"/>
              </w:rPr>
              <w:t>egociações</w:t>
            </w:r>
            <w:r w:rsidR="00F230C9">
              <w:rPr>
                <w:rFonts w:cs="Arial"/>
                <w:b/>
                <w:sz w:val="20"/>
                <w:szCs w:val="20"/>
              </w:rPr>
              <w:t>;</w:t>
            </w:r>
          </w:p>
        </w:tc>
        <w:tc>
          <w:tcPr>
            <w:tcW w:w="6098" w:type="dxa"/>
            <w:tcBorders>
              <w:bottom w:val="single" w:sz="4" w:space="0" w:color="000000"/>
              <w:right w:val="single" w:sz="4" w:space="0" w:color="000000"/>
            </w:tcBorders>
            <w:shd w:val="clear" w:color="auto" w:fill="auto"/>
          </w:tcPr>
          <w:p w14:paraId="4254DD45" w14:textId="77777777" w:rsidR="001E184A" w:rsidRPr="009300FF" w:rsidRDefault="001E184A" w:rsidP="00447F6F">
            <w:pPr>
              <w:snapToGrid w:val="0"/>
              <w:spacing w:line="240" w:lineRule="auto"/>
              <w:rPr>
                <w:rFonts w:cs="Arial"/>
                <w:b/>
                <w:sz w:val="20"/>
                <w:szCs w:val="20"/>
              </w:rPr>
            </w:pPr>
            <w:r w:rsidRPr="009300FF">
              <w:rPr>
                <w:rFonts w:cs="Arial"/>
                <w:b/>
                <w:sz w:val="20"/>
                <w:szCs w:val="20"/>
              </w:rPr>
              <w:t>-</w:t>
            </w:r>
          </w:p>
        </w:tc>
      </w:tr>
      <w:tr w:rsidR="001E184A" w:rsidRPr="009300FF" w14:paraId="72CF323C" w14:textId="77777777" w:rsidTr="00447F6F">
        <w:tc>
          <w:tcPr>
            <w:tcW w:w="2865" w:type="dxa"/>
            <w:tcBorders>
              <w:left w:val="single" w:sz="4" w:space="0" w:color="000000"/>
              <w:bottom w:val="single" w:sz="4" w:space="0" w:color="000000"/>
            </w:tcBorders>
            <w:shd w:val="clear" w:color="auto" w:fill="auto"/>
          </w:tcPr>
          <w:p w14:paraId="0494934A" w14:textId="77777777" w:rsidR="001E184A" w:rsidRPr="009300FF" w:rsidRDefault="001E184A" w:rsidP="00447F6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2E33E05" w14:textId="77777777" w:rsidR="001E184A" w:rsidRPr="009300FF" w:rsidRDefault="001E184A" w:rsidP="00556CA6">
            <w:pPr>
              <w:snapToGrid w:val="0"/>
              <w:spacing w:line="240" w:lineRule="auto"/>
              <w:rPr>
                <w:rFonts w:cs="Arial"/>
                <w:b/>
                <w:sz w:val="20"/>
                <w:szCs w:val="20"/>
              </w:rPr>
            </w:pPr>
            <w:r w:rsidRPr="009300FF">
              <w:rPr>
                <w:rFonts w:cs="Arial"/>
                <w:b/>
                <w:sz w:val="20"/>
                <w:szCs w:val="20"/>
              </w:rPr>
              <w:t xml:space="preserve">Sistema exibe </w:t>
            </w:r>
            <w:r w:rsidR="00556CA6">
              <w:rPr>
                <w:rFonts w:cs="Arial"/>
                <w:b/>
                <w:sz w:val="20"/>
                <w:szCs w:val="20"/>
              </w:rPr>
              <w:t>listagem com as negociações do ator.</w:t>
            </w:r>
          </w:p>
        </w:tc>
      </w:tr>
      <w:tr w:rsidR="001E184A" w:rsidRPr="009300FF" w14:paraId="0E5F8BEA" w14:textId="77777777" w:rsidTr="00447F6F">
        <w:tc>
          <w:tcPr>
            <w:tcW w:w="2865" w:type="dxa"/>
            <w:tcBorders>
              <w:left w:val="single" w:sz="4" w:space="0" w:color="000000"/>
              <w:bottom w:val="single" w:sz="4" w:space="0" w:color="000000"/>
            </w:tcBorders>
            <w:shd w:val="clear" w:color="auto" w:fill="auto"/>
          </w:tcPr>
          <w:p w14:paraId="11C721A2" w14:textId="0A8F7DB5" w:rsidR="001E184A" w:rsidRPr="009300FF" w:rsidRDefault="00556CA6" w:rsidP="00314297">
            <w:pPr>
              <w:snapToGrid w:val="0"/>
              <w:spacing w:line="240" w:lineRule="auto"/>
              <w:rPr>
                <w:rFonts w:cs="Arial"/>
                <w:b/>
                <w:sz w:val="20"/>
                <w:szCs w:val="20"/>
              </w:rPr>
            </w:pPr>
            <w:r>
              <w:rPr>
                <w:rFonts w:cs="Arial"/>
                <w:b/>
                <w:sz w:val="20"/>
                <w:szCs w:val="20"/>
              </w:rPr>
              <w:t xml:space="preserve">Ator </w:t>
            </w:r>
            <w:r w:rsidR="00314297">
              <w:rPr>
                <w:rFonts w:cs="Arial"/>
                <w:b/>
                <w:sz w:val="20"/>
                <w:szCs w:val="20"/>
              </w:rPr>
              <w:t>aciona a opção Visualizar de uma negociação desejada</w:t>
            </w:r>
            <w:r w:rsidR="0024566E">
              <w:rPr>
                <w:rFonts w:cs="Arial"/>
                <w:b/>
                <w:sz w:val="20"/>
                <w:szCs w:val="20"/>
              </w:rPr>
              <w:t>.</w:t>
            </w:r>
          </w:p>
        </w:tc>
        <w:tc>
          <w:tcPr>
            <w:tcW w:w="6098" w:type="dxa"/>
            <w:tcBorders>
              <w:bottom w:val="single" w:sz="4" w:space="0" w:color="000000"/>
              <w:right w:val="single" w:sz="4" w:space="0" w:color="000000"/>
            </w:tcBorders>
            <w:shd w:val="clear" w:color="auto" w:fill="auto"/>
          </w:tcPr>
          <w:p w14:paraId="1F6204D1" w14:textId="6F3BCD33" w:rsidR="001E184A" w:rsidRPr="009300FF" w:rsidRDefault="001E184A" w:rsidP="00447F6F">
            <w:pPr>
              <w:snapToGrid w:val="0"/>
              <w:spacing w:line="240" w:lineRule="auto"/>
              <w:rPr>
                <w:rFonts w:cs="Arial"/>
                <w:b/>
                <w:sz w:val="20"/>
                <w:szCs w:val="20"/>
              </w:rPr>
            </w:pPr>
            <w:r w:rsidRPr="009300FF">
              <w:rPr>
                <w:rFonts w:cs="Arial"/>
                <w:b/>
                <w:sz w:val="20"/>
                <w:szCs w:val="20"/>
              </w:rPr>
              <w:t>-</w:t>
            </w:r>
            <w:r w:rsidR="00314297">
              <w:rPr>
                <w:rFonts w:cs="Arial"/>
                <w:b/>
                <w:sz w:val="20"/>
                <w:szCs w:val="20"/>
              </w:rPr>
              <w:t xml:space="preserve"> </w:t>
            </w:r>
          </w:p>
        </w:tc>
      </w:tr>
      <w:tr w:rsidR="001E184A" w:rsidRPr="009300FF" w14:paraId="476974B3" w14:textId="77777777" w:rsidTr="00447F6F">
        <w:tc>
          <w:tcPr>
            <w:tcW w:w="2865" w:type="dxa"/>
            <w:tcBorders>
              <w:left w:val="single" w:sz="4" w:space="0" w:color="000000"/>
              <w:bottom w:val="single" w:sz="4" w:space="0" w:color="000000"/>
            </w:tcBorders>
            <w:shd w:val="clear" w:color="auto" w:fill="auto"/>
          </w:tcPr>
          <w:p w14:paraId="02873627" w14:textId="77777777" w:rsidR="001E184A" w:rsidRPr="009300FF" w:rsidRDefault="00B01AB2" w:rsidP="00447F6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183514BE" w14:textId="7A4B90B0" w:rsidR="001E184A" w:rsidRPr="009300FF" w:rsidRDefault="00447F6F" w:rsidP="004640C8">
            <w:pPr>
              <w:snapToGrid w:val="0"/>
              <w:spacing w:line="240" w:lineRule="auto"/>
              <w:rPr>
                <w:rFonts w:cs="Arial"/>
                <w:b/>
                <w:sz w:val="20"/>
                <w:szCs w:val="20"/>
              </w:rPr>
            </w:pPr>
            <w:r w:rsidRPr="009300FF">
              <w:rPr>
                <w:rFonts w:cs="Arial"/>
                <w:b/>
                <w:sz w:val="20"/>
                <w:szCs w:val="20"/>
              </w:rPr>
              <w:t>Sistema ex</w:t>
            </w:r>
            <w:r w:rsidR="000F0DF3" w:rsidRPr="009300FF">
              <w:rPr>
                <w:rFonts w:cs="Arial"/>
                <w:b/>
                <w:sz w:val="20"/>
                <w:szCs w:val="20"/>
              </w:rPr>
              <w:t xml:space="preserve">ibe tela </w:t>
            </w:r>
            <w:r w:rsidR="0024566E">
              <w:rPr>
                <w:rFonts w:cs="Arial"/>
                <w:b/>
                <w:sz w:val="20"/>
                <w:szCs w:val="20"/>
              </w:rPr>
              <w:t xml:space="preserve">com todas as mensagens trocadas pelos </w:t>
            </w:r>
            <w:r w:rsidR="00314297">
              <w:rPr>
                <w:rFonts w:cs="Arial"/>
                <w:b/>
                <w:sz w:val="20"/>
                <w:szCs w:val="20"/>
              </w:rPr>
              <w:t>clientes</w:t>
            </w:r>
            <w:r w:rsidR="0024566E">
              <w:rPr>
                <w:rFonts w:cs="Arial"/>
                <w:b/>
                <w:sz w:val="20"/>
                <w:szCs w:val="20"/>
              </w:rPr>
              <w:t xml:space="preserve"> de acordo com </w:t>
            </w:r>
            <w:del w:id="45" w:author="Lucas" w:date="2015-05-24T23:35:00Z">
              <w:r w:rsidR="00314297" w:rsidDel="004640C8">
                <w:rPr>
                  <w:rFonts w:cs="Arial"/>
                  <w:b/>
                  <w:sz w:val="20"/>
                  <w:szCs w:val="20"/>
                </w:rPr>
                <w:delText xml:space="preserve">da </w:delText>
              </w:r>
            </w:del>
            <w:ins w:id="46" w:author="Lucas" w:date="2015-05-24T23:35:00Z">
              <w:r w:rsidR="004640C8">
                <w:rPr>
                  <w:rFonts w:cs="Arial"/>
                  <w:b/>
                  <w:sz w:val="20"/>
                  <w:szCs w:val="20"/>
                </w:rPr>
                <w:t xml:space="preserve">a </w:t>
              </w:r>
            </w:ins>
            <w:r w:rsidR="00314297">
              <w:rPr>
                <w:rFonts w:cs="Arial"/>
                <w:b/>
                <w:sz w:val="20"/>
                <w:szCs w:val="20"/>
              </w:rPr>
              <w:t>negociação escolhida</w:t>
            </w:r>
            <w:r w:rsidR="00265144">
              <w:rPr>
                <w:rFonts w:cs="Arial"/>
                <w:b/>
                <w:sz w:val="20"/>
                <w:szCs w:val="20"/>
              </w:rPr>
              <w:t>, juntamente aos campos Nova Mensagem e os botões Enviar e Fechar</w:t>
            </w:r>
            <w:r w:rsidR="0024566E">
              <w:rPr>
                <w:rFonts w:cs="Arial"/>
                <w:b/>
                <w:sz w:val="20"/>
                <w:szCs w:val="20"/>
              </w:rPr>
              <w:t>.</w:t>
            </w:r>
          </w:p>
        </w:tc>
      </w:tr>
      <w:tr w:rsidR="001E184A" w:rsidRPr="009300FF" w14:paraId="4BC2F5E3" w14:textId="77777777" w:rsidTr="00447F6F">
        <w:tc>
          <w:tcPr>
            <w:tcW w:w="2865" w:type="dxa"/>
            <w:tcBorders>
              <w:left w:val="single" w:sz="4" w:space="0" w:color="000000"/>
              <w:bottom w:val="single" w:sz="4" w:space="0" w:color="000000"/>
            </w:tcBorders>
            <w:shd w:val="clear" w:color="auto" w:fill="auto"/>
          </w:tcPr>
          <w:p w14:paraId="33AEBFEF" w14:textId="015850B2" w:rsidR="001E184A" w:rsidRPr="009300FF" w:rsidRDefault="000F0DF3" w:rsidP="005675B6">
            <w:pPr>
              <w:snapToGrid w:val="0"/>
              <w:spacing w:line="240" w:lineRule="auto"/>
              <w:rPr>
                <w:rFonts w:cs="Arial"/>
                <w:b/>
                <w:sz w:val="20"/>
                <w:szCs w:val="20"/>
              </w:rPr>
            </w:pPr>
            <w:r w:rsidRPr="009300FF">
              <w:rPr>
                <w:rFonts w:cs="Arial"/>
                <w:b/>
                <w:sz w:val="20"/>
                <w:szCs w:val="20"/>
              </w:rPr>
              <w:t xml:space="preserve">Ator escreve mensagem </w:t>
            </w:r>
            <w:r w:rsidR="0024566E">
              <w:rPr>
                <w:rFonts w:cs="Arial"/>
                <w:b/>
                <w:sz w:val="20"/>
                <w:szCs w:val="20"/>
              </w:rPr>
              <w:t xml:space="preserve">e </w:t>
            </w:r>
            <w:r w:rsidR="005675B6">
              <w:rPr>
                <w:rFonts w:cs="Arial"/>
                <w:b/>
                <w:sz w:val="20"/>
                <w:szCs w:val="20"/>
              </w:rPr>
              <w:t>aciona</w:t>
            </w:r>
            <w:r w:rsidR="0024566E">
              <w:rPr>
                <w:rFonts w:cs="Arial"/>
                <w:b/>
                <w:sz w:val="20"/>
                <w:szCs w:val="20"/>
              </w:rPr>
              <w:t xml:space="preserve"> o </w:t>
            </w:r>
            <w:r w:rsidR="00314297">
              <w:rPr>
                <w:rFonts w:cs="Arial"/>
                <w:b/>
                <w:sz w:val="20"/>
                <w:szCs w:val="20"/>
              </w:rPr>
              <w:t>botão Enviar.</w:t>
            </w:r>
            <w:r w:rsidR="008067EE">
              <w:rPr>
                <w:rFonts w:cs="Arial"/>
                <w:b/>
                <w:sz w:val="20"/>
                <w:szCs w:val="20"/>
              </w:rPr>
              <w:t xml:space="preserve"> (FE001)</w:t>
            </w:r>
            <w:ins w:id="47" w:author="Lucas" w:date="2015-05-24T23:39:00Z">
              <w:r w:rsidR="004640C8">
                <w:rPr>
                  <w:rFonts w:cs="Arial"/>
                  <w:b/>
                  <w:sz w:val="20"/>
                  <w:szCs w:val="20"/>
                </w:rPr>
                <w:t>(FE002)</w:t>
              </w:r>
            </w:ins>
            <w:r w:rsidR="007A11FD">
              <w:rPr>
                <w:rFonts w:cs="Arial"/>
                <w:b/>
                <w:sz w:val="20"/>
                <w:szCs w:val="20"/>
              </w:rPr>
              <w:t>(FA001)</w:t>
            </w:r>
          </w:p>
        </w:tc>
        <w:tc>
          <w:tcPr>
            <w:tcW w:w="6098" w:type="dxa"/>
            <w:tcBorders>
              <w:bottom w:val="single" w:sz="4" w:space="0" w:color="000000"/>
              <w:right w:val="single" w:sz="4" w:space="0" w:color="000000"/>
            </w:tcBorders>
            <w:shd w:val="clear" w:color="auto" w:fill="auto"/>
          </w:tcPr>
          <w:p w14:paraId="5206038C" w14:textId="77777777" w:rsidR="001E184A" w:rsidRPr="009300FF" w:rsidRDefault="000F0DF3" w:rsidP="00447F6F">
            <w:pPr>
              <w:snapToGrid w:val="0"/>
              <w:spacing w:line="240" w:lineRule="auto"/>
              <w:rPr>
                <w:rFonts w:cs="Arial"/>
                <w:b/>
                <w:sz w:val="20"/>
                <w:szCs w:val="20"/>
              </w:rPr>
            </w:pPr>
            <w:r w:rsidRPr="009300FF">
              <w:rPr>
                <w:rFonts w:cs="Arial"/>
                <w:b/>
                <w:sz w:val="20"/>
                <w:szCs w:val="20"/>
              </w:rPr>
              <w:t>-</w:t>
            </w:r>
          </w:p>
        </w:tc>
      </w:tr>
      <w:tr w:rsidR="001E184A" w:rsidRPr="009300FF" w14:paraId="023349AD" w14:textId="77777777" w:rsidTr="00447F6F">
        <w:tc>
          <w:tcPr>
            <w:tcW w:w="2865" w:type="dxa"/>
            <w:tcBorders>
              <w:left w:val="single" w:sz="4" w:space="0" w:color="000000"/>
              <w:bottom w:val="single" w:sz="4" w:space="0" w:color="000000"/>
            </w:tcBorders>
            <w:shd w:val="clear" w:color="auto" w:fill="auto"/>
          </w:tcPr>
          <w:p w14:paraId="115FF21D" w14:textId="77777777" w:rsidR="001E184A" w:rsidRPr="009300FF" w:rsidRDefault="001E184A"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8D8048C" w14:textId="5685BE06" w:rsidR="001E184A" w:rsidRPr="009300FF" w:rsidRDefault="00F230C9" w:rsidP="008067EE">
            <w:pPr>
              <w:snapToGrid w:val="0"/>
              <w:spacing w:line="240" w:lineRule="auto"/>
              <w:rPr>
                <w:rFonts w:cs="Arial"/>
                <w:b/>
                <w:sz w:val="20"/>
                <w:szCs w:val="20"/>
              </w:rPr>
            </w:pPr>
            <w:r>
              <w:rPr>
                <w:rFonts w:cs="Arial"/>
                <w:b/>
                <w:sz w:val="20"/>
                <w:szCs w:val="20"/>
              </w:rPr>
              <w:t xml:space="preserve">Sistema </w:t>
            </w:r>
            <w:r w:rsidR="008067EE">
              <w:rPr>
                <w:rFonts w:cs="Arial"/>
                <w:b/>
                <w:sz w:val="20"/>
                <w:szCs w:val="20"/>
              </w:rPr>
              <w:t>persiste</w:t>
            </w:r>
            <w:r w:rsidR="000F0DF3" w:rsidRPr="009300FF">
              <w:rPr>
                <w:rFonts w:cs="Arial"/>
                <w:b/>
                <w:sz w:val="20"/>
                <w:szCs w:val="20"/>
              </w:rPr>
              <w:t xml:space="preserve"> mensagem </w:t>
            </w:r>
            <w:r w:rsidR="00D523B9">
              <w:rPr>
                <w:rFonts w:cs="Arial"/>
                <w:b/>
                <w:sz w:val="20"/>
                <w:szCs w:val="20"/>
              </w:rPr>
              <w:t xml:space="preserve">informada </w:t>
            </w:r>
            <w:r>
              <w:rPr>
                <w:rFonts w:cs="Arial"/>
                <w:b/>
                <w:sz w:val="20"/>
                <w:szCs w:val="20"/>
              </w:rPr>
              <w:t>pelo Ator</w:t>
            </w:r>
            <w:r w:rsidR="00D523B9">
              <w:rPr>
                <w:rFonts w:cs="Arial"/>
                <w:b/>
                <w:sz w:val="20"/>
                <w:szCs w:val="20"/>
              </w:rPr>
              <w:t>,</w:t>
            </w:r>
            <w:r>
              <w:rPr>
                <w:rFonts w:cs="Arial"/>
                <w:b/>
                <w:sz w:val="20"/>
                <w:szCs w:val="20"/>
              </w:rPr>
              <w:t xml:space="preserve"> </w:t>
            </w:r>
            <w:r w:rsidR="00D523B9">
              <w:rPr>
                <w:rFonts w:cs="Arial"/>
                <w:b/>
                <w:sz w:val="20"/>
                <w:szCs w:val="20"/>
              </w:rPr>
              <w:t xml:space="preserve">envia e-mail </w:t>
            </w:r>
            <w:r w:rsidR="008067EE">
              <w:rPr>
                <w:rFonts w:cs="Arial"/>
                <w:b/>
                <w:sz w:val="20"/>
                <w:szCs w:val="20"/>
              </w:rPr>
              <w:t>ao</w:t>
            </w:r>
            <w:r w:rsidR="00D523B9">
              <w:rPr>
                <w:rFonts w:cs="Arial"/>
                <w:b/>
                <w:sz w:val="20"/>
                <w:szCs w:val="20"/>
              </w:rPr>
              <w:t xml:space="preserve"> </w:t>
            </w:r>
            <w:r w:rsidR="008067EE">
              <w:rPr>
                <w:rFonts w:cs="Arial"/>
                <w:b/>
                <w:sz w:val="20"/>
                <w:szCs w:val="20"/>
              </w:rPr>
              <w:t>cliente</w:t>
            </w:r>
            <w:r w:rsidR="00D523B9">
              <w:rPr>
                <w:rFonts w:cs="Arial"/>
                <w:b/>
                <w:sz w:val="20"/>
                <w:szCs w:val="20"/>
              </w:rPr>
              <w:t xml:space="preserve"> </w:t>
            </w:r>
            <w:r w:rsidR="008067EE">
              <w:rPr>
                <w:rFonts w:cs="Arial"/>
                <w:b/>
                <w:sz w:val="20"/>
                <w:szCs w:val="20"/>
              </w:rPr>
              <w:t xml:space="preserve">que </w:t>
            </w:r>
            <w:r w:rsidR="005302F6">
              <w:rPr>
                <w:rFonts w:cs="Arial"/>
                <w:b/>
                <w:sz w:val="20"/>
                <w:szCs w:val="20"/>
              </w:rPr>
              <w:t>recebeu a men</w:t>
            </w:r>
            <w:r w:rsidR="00D523B9">
              <w:rPr>
                <w:rFonts w:cs="Arial"/>
                <w:b/>
                <w:sz w:val="20"/>
                <w:szCs w:val="20"/>
              </w:rPr>
              <w:t>sagem com o seg</w:t>
            </w:r>
            <w:r w:rsidR="008067EE">
              <w:rPr>
                <w:rFonts w:cs="Arial"/>
                <w:b/>
                <w:sz w:val="20"/>
                <w:szCs w:val="20"/>
              </w:rPr>
              <w:t xml:space="preserve">uinte assunto: “Nova Mensagem” </w:t>
            </w:r>
            <w:r w:rsidR="00D523B9">
              <w:rPr>
                <w:rFonts w:cs="Arial"/>
                <w:b/>
                <w:sz w:val="20"/>
                <w:szCs w:val="20"/>
              </w:rPr>
              <w:t xml:space="preserve">com o seguinte conteúdo: “Você recebeu uma nova mensagem de (Nome </w:t>
            </w:r>
            <w:r w:rsidR="008067EE">
              <w:rPr>
                <w:rFonts w:cs="Arial"/>
                <w:b/>
                <w:sz w:val="20"/>
                <w:szCs w:val="20"/>
              </w:rPr>
              <w:t>Cliente</w:t>
            </w:r>
            <w:r w:rsidR="00D523B9">
              <w:rPr>
                <w:rFonts w:cs="Arial"/>
                <w:b/>
                <w:sz w:val="20"/>
                <w:szCs w:val="20"/>
              </w:rPr>
              <w:t xml:space="preserve"> que enviou a mensagem) referente </w:t>
            </w:r>
            <w:r w:rsidR="00835C92">
              <w:rPr>
                <w:rFonts w:cs="Arial"/>
                <w:b/>
                <w:sz w:val="20"/>
                <w:szCs w:val="20"/>
              </w:rPr>
              <w:t xml:space="preserve">ao item a enviar cadastrado </w:t>
            </w:r>
            <w:r w:rsidR="00D523B9">
              <w:rPr>
                <w:rFonts w:cs="Arial"/>
                <w:b/>
                <w:sz w:val="20"/>
                <w:szCs w:val="20"/>
              </w:rPr>
              <w:t>(DESCRIÇÃO D</w:t>
            </w:r>
            <w:r w:rsidR="00835C92">
              <w:rPr>
                <w:rFonts w:cs="Arial"/>
                <w:b/>
                <w:sz w:val="20"/>
                <w:szCs w:val="20"/>
              </w:rPr>
              <w:t>O ITEM A ENVIAR CADASTRADO</w:t>
            </w:r>
            <w:r w:rsidR="00D523B9">
              <w:rPr>
                <w:rFonts w:cs="Arial"/>
                <w:b/>
                <w:sz w:val="20"/>
                <w:szCs w:val="20"/>
              </w:rPr>
              <w:t xml:space="preserve">).” </w:t>
            </w:r>
            <w:r w:rsidR="000F0DF3" w:rsidRPr="009300FF">
              <w:rPr>
                <w:rFonts w:cs="Arial"/>
                <w:b/>
                <w:sz w:val="20"/>
                <w:szCs w:val="20"/>
              </w:rPr>
              <w:t>e</w:t>
            </w:r>
            <w:r w:rsidR="00D523B9">
              <w:rPr>
                <w:rFonts w:cs="Arial"/>
                <w:b/>
                <w:sz w:val="20"/>
                <w:szCs w:val="20"/>
              </w:rPr>
              <w:t>m seguida</w:t>
            </w:r>
            <w:r w:rsidR="000F0DF3" w:rsidRPr="009300FF">
              <w:rPr>
                <w:rFonts w:cs="Arial"/>
                <w:b/>
                <w:sz w:val="20"/>
                <w:szCs w:val="20"/>
              </w:rPr>
              <w:t xml:space="preserve"> exibe mensagem MSG001</w:t>
            </w:r>
            <w:r>
              <w:rPr>
                <w:rFonts w:cs="Arial"/>
                <w:b/>
                <w:sz w:val="20"/>
                <w:szCs w:val="20"/>
              </w:rPr>
              <w:t>.</w:t>
            </w:r>
          </w:p>
        </w:tc>
      </w:tr>
      <w:tr w:rsidR="001E184A" w:rsidRPr="009300FF" w14:paraId="6C62A8B9" w14:textId="77777777" w:rsidTr="00447F6F">
        <w:tc>
          <w:tcPr>
            <w:tcW w:w="2865" w:type="dxa"/>
            <w:tcBorders>
              <w:left w:val="single" w:sz="4" w:space="0" w:color="000000"/>
            </w:tcBorders>
            <w:shd w:val="clear" w:color="auto" w:fill="D9D9D9"/>
          </w:tcPr>
          <w:p w14:paraId="049E2B06" w14:textId="77777777" w:rsidR="001E184A" w:rsidRPr="009300FF" w:rsidRDefault="001E184A" w:rsidP="00447F6F">
            <w:pPr>
              <w:snapToGrid w:val="0"/>
              <w:spacing w:line="240" w:lineRule="auto"/>
              <w:rPr>
                <w:rFonts w:cs="Arial"/>
                <w:b/>
                <w:sz w:val="20"/>
                <w:szCs w:val="20"/>
              </w:rPr>
            </w:pPr>
          </w:p>
        </w:tc>
        <w:tc>
          <w:tcPr>
            <w:tcW w:w="6098" w:type="dxa"/>
            <w:tcBorders>
              <w:right w:val="single" w:sz="4" w:space="0" w:color="000000"/>
            </w:tcBorders>
            <w:shd w:val="clear" w:color="auto" w:fill="auto"/>
          </w:tcPr>
          <w:p w14:paraId="42E528FF" w14:textId="77777777" w:rsidR="001E184A" w:rsidRPr="009300FF" w:rsidRDefault="001E184A" w:rsidP="00447F6F">
            <w:pPr>
              <w:snapToGrid w:val="0"/>
              <w:spacing w:line="240" w:lineRule="auto"/>
              <w:rPr>
                <w:rFonts w:cs="Arial"/>
                <w:b/>
                <w:sz w:val="20"/>
                <w:szCs w:val="20"/>
              </w:rPr>
            </w:pPr>
          </w:p>
        </w:tc>
      </w:tr>
      <w:tr w:rsidR="001E184A" w:rsidRPr="009300FF" w14:paraId="31B6701F" w14:textId="77777777" w:rsidTr="00447F6F">
        <w:tc>
          <w:tcPr>
            <w:tcW w:w="2865" w:type="dxa"/>
            <w:tcBorders>
              <w:left w:val="single" w:sz="4" w:space="0" w:color="000000"/>
            </w:tcBorders>
            <w:shd w:val="clear" w:color="auto" w:fill="D9D9D9"/>
          </w:tcPr>
          <w:p w14:paraId="1FEFB9EB" w14:textId="77777777" w:rsidR="001E184A" w:rsidRPr="009300FF" w:rsidRDefault="001E184A" w:rsidP="00447F6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ABC37D3" w14:textId="77777777" w:rsidR="001E184A" w:rsidRPr="009300FF" w:rsidRDefault="000F0DF3" w:rsidP="00447F6F">
            <w:pPr>
              <w:snapToGrid w:val="0"/>
              <w:spacing w:line="240" w:lineRule="auto"/>
              <w:rPr>
                <w:rFonts w:cs="Arial"/>
                <w:b/>
                <w:sz w:val="20"/>
                <w:szCs w:val="20"/>
              </w:rPr>
            </w:pPr>
            <w:r w:rsidRPr="009300FF">
              <w:rPr>
                <w:rFonts w:cs="Arial"/>
                <w:b/>
                <w:sz w:val="20"/>
                <w:szCs w:val="20"/>
              </w:rPr>
              <w:t>MSG001 –</w:t>
            </w:r>
            <w:r w:rsidR="0024566E">
              <w:rPr>
                <w:rFonts w:cs="Arial"/>
                <w:b/>
                <w:sz w:val="20"/>
                <w:szCs w:val="20"/>
              </w:rPr>
              <w:t xml:space="preserve"> </w:t>
            </w:r>
            <w:r w:rsidRPr="009300FF">
              <w:rPr>
                <w:rFonts w:cs="Arial"/>
                <w:b/>
                <w:sz w:val="20"/>
                <w:szCs w:val="20"/>
              </w:rPr>
              <w:t>Mensagem enviada.</w:t>
            </w:r>
          </w:p>
        </w:tc>
      </w:tr>
      <w:tr w:rsidR="001E184A" w:rsidRPr="009300FF" w14:paraId="31FBBBA8" w14:textId="77777777" w:rsidTr="00447F6F">
        <w:tc>
          <w:tcPr>
            <w:tcW w:w="2865" w:type="dxa"/>
            <w:tcBorders>
              <w:left w:val="single" w:sz="4" w:space="0" w:color="000000"/>
            </w:tcBorders>
            <w:shd w:val="clear" w:color="auto" w:fill="D9D9D9"/>
          </w:tcPr>
          <w:p w14:paraId="3EF82044" w14:textId="77777777" w:rsidR="001E184A" w:rsidRPr="009300FF" w:rsidRDefault="001E184A" w:rsidP="00447F6F">
            <w:pPr>
              <w:snapToGrid w:val="0"/>
              <w:spacing w:line="240" w:lineRule="auto"/>
              <w:rPr>
                <w:rFonts w:cs="Arial"/>
                <w:b/>
                <w:sz w:val="20"/>
                <w:szCs w:val="20"/>
              </w:rPr>
            </w:pPr>
          </w:p>
        </w:tc>
        <w:tc>
          <w:tcPr>
            <w:tcW w:w="6098" w:type="dxa"/>
            <w:tcBorders>
              <w:right w:val="single" w:sz="4" w:space="0" w:color="000000"/>
            </w:tcBorders>
            <w:shd w:val="clear" w:color="auto" w:fill="auto"/>
          </w:tcPr>
          <w:p w14:paraId="4FFAA3B9" w14:textId="77777777" w:rsidR="001E184A" w:rsidRDefault="001E184A" w:rsidP="00447F6F">
            <w:pPr>
              <w:snapToGrid w:val="0"/>
              <w:spacing w:line="240" w:lineRule="auto"/>
              <w:rPr>
                <w:rFonts w:cs="Arial"/>
                <w:b/>
                <w:sz w:val="20"/>
                <w:szCs w:val="20"/>
              </w:rPr>
            </w:pPr>
          </w:p>
          <w:p w14:paraId="5D67D3EF" w14:textId="77777777" w:rsidR="0024566E" w:rsidRDefault="0024566E" w:rsidP="00447F6F">
            <w:pPr>
              <w:snapToGrid w:val="0"/>
              <w:spacing w:line="240" w:lineRule="auto"/>
              <w:rPr>
                <w:ins w:id="48" w:author="Lucas" w:date="2015-05-24T23:39:00Z"/>
                <w:rFonts w:cs="Arial"/>
                <w:b/>
                <w:sz w:val="20"/>
                <w:szCs w:val="20"/>
              </w:rPr>
            </w:pPr>
            <w:r>
              <w:rPr>
                <w:rFonts w:cs="Arial"/>
                <w:b/>
                <w:sz w:val="20"/>
                <w:szCs w:val="20"/>
              </w:rPr>
              <w:t>MSG002 – Este campo é obrigatório.</w:t>
            </w:r>
          </w:p>
          <w:p w14:paraId="0BFD7EFF" w14:textId="77777777" w:rsidR="004640C8" w:rsidRDefault="004640C8" w:rsidP="00447F6F">
            <w:pPr>
              <w:snapToGrid w:val="0"/>
              <w:spacing w:line="240" w:lineRule="auto"/>
              <w:rPr>
                <w:ins w:id="49" w:author="Lucas" w:date="2015-05-24T23:39:00Z"/>
                <w:rFonts w:cs="Arial"/>
                <w:b/>
                <w:sz w:val="20"/>
                <w:szCs w:val="20"/>
              </w:rPr>
            </w:pPr>
          </w:p>
          <w:p w14:paraId="16FDC518" w14:textId="1A170CF2" w:rsidR="004640C8" w:rsidRDefault="004640C8" w:rsidP="00447F6F">
            <w:pPr>
              <w:snapToGrid w:val="0"/>
              <w:spacing w:line="240" w:lineRule="auto"/>
              <w:rPr>
                <w:rFonts w:cs="Arial"/>
                <w:b/>
                <w:sz w:val="20"/>
                <w:szCs w:val="20"/>
              </w:rPr>
            </w:pPr>
            <w:ins w:id="50" w:author="Lucas" w:date="2015-05-24T23:39:00Z">
              <w:r>
                <w:rPr>
                  <w:rFonts w:cs="Arial"/>
                  <w:b/>
                  <w:sz w:val="20"/>
                  <w:szCs w:val="20"/>
                </w:rPr>
                <w:t xml:space="preserve">MSG003 - </w:t>
              </w:r>
              <w:r w:rsidRPr="004640C8">
                <w:rPr>
                  <w:rFonts w:cs="Arial"/>
                  <w:b/>
                  <w:sz w:val="20"/>
                  <w:szCs w:val="20"/>
                </w:rPr>
                <w:t>Não foi possível enviar a mensagem, tente novamente.</w:t>
              </w:r>
            </w:ins>
          </w:p>
          <w:p w14:paraId="76CD0312" w14:textId="76E2FD70" w:rsidR="002969AE" w:rsidRPr="009300FF" w:rsidRDefault="002969AE" w:rsidP="002969AE">
            <w:pPr>
              <w:snapToGrid w:val="0"/>
              <w:spacing w:line="240" w:lineRule="auto"/>
              <w:rPr>
                <w:rFonts w:cs="Arial"/>
                <w:b/>
                <w:sz w:val="20"/>
                <w:szCs w:val="20"/>
              </w:rPr>
            </w:pPr>
          </w:p>
        </w:tc>
      </w:tr>
      <w:tr w:rsidR="001E184A" w:rsidRPr="009300FF" w14:paraId="378A2015" w14:textId="77777777" w:rsidTr="00447F6F">
        <w:tc>
          <w:tcPr>
            <w:tcW w:w="2865" w:type="dxa"/>
            <w:tcBorders>
              <w:left w:val="single" w:sz="4" w:space="0" w:color="auto"/>
              <w:bottom w:val="single" w:sz="4" w:space="0" w:color="000000"/>
            </w:tcBorders>
            <w:shd w:val="clear" w:color="auto" w:fill="D9D9D9"/>
          </w:tcPr>
          <w:p w14:paraId="215AE816" w14:textId="77777777" w:rsidR="001E184A" w:rsidRPr="009300FF" w:rsidRDefault="001E184A"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786557B" w14:textId="77777777" w:rsidR="001E184A" w:rsidRPr="009300FF" w:rsidRDefault="001E184A" w:rsidP="00447F6F">
            <w:pPr>
              <w:snapToGrid w:val="0"/>
              <w:spacing w:line="240" w:lineRule="auto"/>
              <w:rPr>
                <w:rFonts w:cs="Arial"/>
                <w:b/>
                <w:sz w:val="20"/>
                <w:szCs w:val="20"/>
              </w:rPr>
            </w:pPr>
          </w:p>
        </w:tc>
      </w:tr>
      <w:tr w:rsidR="006C23DF" w:rsidRPr="009300FF" w14:paraId="3E3341AB" w14:textId="77777777" w:rsidTr="00447F6F">
        <w:tc>
          <w:tcPr>
            <w:tcW w:w="2865" w:type="dxa"/>
            <w:tcBorders>
              <w:left w:val="single" w:sz="4" w:space="0" w:color="auto"/>
              <w:bottom w:val="single" w:sz="4" w:space="0" w:color="000000"/>
            </w:tcBorders>
            <w:shd w:val="clear" w:color="auto" w:fill="D9D9D9"/>
          </w:tcPr>
          <w:p w14:paraId="48FD9BA5" w14:textId="04461329" w:rsidR="006C23DF" w:rsidRPr="009300FF" w:rsidRDefault="006C23DF" w:rsidP="006F2118">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6F2118">
              <w:rPr>
                <w:rFonts w:cs="Arial"/>
                <w:b/>
                <w:sz w:val="20"/>
                <w:szCs w:val="20"/>
              </w:rPr>
              <w:t>Fechar</w:t>
            </w:r>
          </w:p>
        </w:tc>
        <w:tc>
          <w:tcPr>
            <w:tcW w:w="6098" w:type="dxa"/>
            <w:tcBorders>
              <w:bottom w:val="single" w:sz="4" w:space="0" w:color="000000"/>
              <w:right w:val="single" w:sz="4" w:space="0" w:color="000000"/>
            </w:tcBorders>
            <w:shd w:val="clear" w:color="auto" w:fill="auto"/>
          </w:tcPr>
          <w:p w14:paraId="4448F6DC" w14:textId="77777777" w:rsidR="006C23DF" w:rsidRPr="009300FF" w:rsidRDefault="006C23DF" w:rsidP="00447F6F">
            <w:pPr>
              <w:snapToGrid w:val="0"/>
              <w:spacing w:line="240" w:lineRule="auto"/>
              <w:rPr>
                <w:rFonts w:cs="Arial"/>
                <w:b/>
                <w:sz w:val="20"/>
                <w:szCs w:val="20"/>
              </w:rPr>
            </w:pPr>
          </w:p>
        </w:tc>
      </w:tr>
      <w:tr w:rsidR="006C23DF" w:rsidRPr="009300FF" w14:paraId="207562DF" w14:textId="77777777" w:rsidTr="00447F6F">
        <w:tc>
          <w:tcPr>
            <w:tcW w:w="2865" w:type="dxa"/>
            <w:tcBorders>
              <w:left w:val="single" w:sz="4" w:space="0" w:color="auto"/>
              <w:bottom w:val="single" w:sz="4" w:space="0" w:color="000000"/>
            </w:tcBorders>
            <w:shd w:val="clear" w:color="auto" w:fill="D9D9D9"/>
          </w:tcPr>
          <w:p w14:paraId="4F6B1E9A" w14:textId="77777777" w:rsidR="006C23DF" w:rsidRPr="009300FF" w:rsidRDefault="006C23DF" w:rsidP="00447F6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5B81DFD9" w14:textId="77777777" w:rsidR="006C23DF" w:rsidRPr="009300FF" w:rsidRDefault="006C23DF" w:rsidP="00447F6F">
            <w:pPr>
              <w:snapToGrid w:val="0"/>
              <w:spacing w:line="240" w:lineRule="auto"/>
              <w:rPr>
                <w:rFonts w:cs="Arial"/>
                <w:b/>
                <w:sz w:val="20"/>
                <w:szCs w:val="20"/>
              </w:rPr>
            </w:pPr>
            <w:r w:rsidRPr="009300FF">
              <w:rPr>
                <w:rFonts w:cs="Arial"/>
                <w:b/>
                <w:sz w:val="20"/>
                <w:szCs w:val="20"/>
              </w:rPr>
              <w:t>Ações do sistema</w:t>
            </w:r>
          </w:p>
        </w:tc>
      </w:tr>
      <w:tr w:rsidR="006C23DF" w:rsidRPr="009300FF" w14:paraId="724F8733" w14:textId="77777777" w:rsidTr="00447F6F">
        <w:tc>
          <w:tcPr>
            <w:tcW w:w="2865" w:type="dxa"/>
            <w:tcBorders>
              <w:left w:val="single" w:sz="4" w:space="0" w:color="auto"/>
              <w:bottom w:val="single" w:sz="4" w:space="0" w:color="000000"/>
            </w:tcBorders>
          </w:tcPr>
          <w:p w14:paraId="525ED316" w14:textId="371435D4" w:rsidR="006C23DF" w:rsidRPr="009300FF" w:rsidRDefault="006C23DF" w:rsidP="005A5E02">
            <w:pPr>
              <w:snapToGrid w:val="0"/>
              <w:spacing w:line="240" w:lineRule="auto"/>
              <w:rPr>
                <w:rFonts w:cs="Arial"/>
                <w:b/>
                <w:sz w:val="20"/>
                <w:szCs w:val="20"/>
              </w:rPr>
            </w:pPr>
            <w:r>
              <w:rPr>
                <w:rFonts w:cs="Arial"/>
                <w:b/>
                <w:sz w:val="20"/>
                <w:szCs w:val="20"/>
              </w:rPr>
              <w:t xml:space="preserve">Ator aciona o botão </w:t>
            </w:r>
            <w:r w:rsidR="005A5E02">
              <w:rPr>
                <w:rFonts w:cs="Arial"/>
                <w:b/>
                <w:sz w:val="20"/>
                <w:szCs w:val="20"/>
              </w:rPr>
              <w:t>Fechar</w:t>
            </w:r>
          </w:p>
        </w:tc>
        <w:tc>
          <w:tcPr>
            <w:tcW w:w="6098" w:type="dxa"/>
            <w:tcBorders>
              <w:bottom w:val="single" w:sz="4" w:space="0" w:color="000000"/>
              <w:right w:val="single" w:sz="4" w:space="0" w:color="000000"/>
            </w:tcBorders>
            <w:shd w:val="clear" w:color="auto" w:fill="auto"/>
          </w:tcPr>
          <w:p w14:paraId="1AD4D72D" w14:textId="77777777" w:rsidR="006C23DF" w:rsidRPr="009300FF" w:rsidRDefault="006C23DF" w:rsidP="00447F6F">
            <w:pPr>
              <w:snapToGrid w:val="0"/>
              <w:spacing w:line="240" w:lineRule="auto"/>
              <w:rPr>
                <w:rFonts w:cs="Arial"/>
                <w:b/>
                <w:sz w:val="20"/>
                <w:szCs w:val="20"/>
              </w:rPr>
            </w:pPr>
            <w:r w:rsidRPr="009300FF">
              <w:rPr>
                <w:rFonts w:cs="Arial"/>
                <w:b/>
                <w:sz w:val="20"/>
                <w:szCs w:val="20"/>
              </w:rPr>
              <w:t>-</w:t>
            </w:r>
          </w:p>
        </w:tc>
      </w:tr>
      <w:tr w:rsidR="006C23DF" w:rsidRPr="009300FF" w14:paraId="36503476" w14:textId="77777777" w:rsidTr="00447F6F">
        <w:tc>
          <w:tcPr>
            <w:tcW w:w="2865" w:type="dxa"/>
            <w:tcBorders>
              <w:left w:val="single" w:sz="4" w:space="0" w:color="auto"/>
              <w:bottom w:val="single" w:sz="4" w:space="0" w:color="000000"/>
            </w:tcBorders>
          </w:tcPr>
          <w:p w14:paraId="7002B605" w14:textId="77777777" w:rsidR="006C23DF" w:rsidRPr="009300FF" w:rsidRDefault="006C23DF" w:rsidP="00447F6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30DDFD1" w14:textId="7F236864" w:rsidR="006C23DF" w:rsidRPr="009300FF" w:rsidRDefault="006C23DF" w:rsidP="00792A6D">
            <w:pPr>
              <w:snapToGrid w:val="0"/>
              <w:spacing w:line="240" w:lineRule="auto"/>
              <w:rPr>
                <w:rFonts w:cs="Arial"/>
                <w:b/>
                <w:sz w:val="20"/>
                <w:szCs w:val="20"/>
              </w:rPr>
            </w:pPr>
            <w:r>
              <w:rPr>
                <w:rFonts w:cs="Arial"/>
                <w:b/>
                <w:sz w:val="20"/>
                <w:szCs w:val="20"/>
              </w:rPr>
              <w:t xml:space="preserve">Sistema </w:t>
            </w:r>
            <w:r w:rsidR="00792A6D">
              <w:rPr>
                <w:rFonts w:cs="Arial"/>
                <w:b/>
                <w:sz w:val="20"/>
                <w:szCs w:val="20"/>
              </w:rPr>
              <w:t>fecha a tela.</w:t>
            </w:r>
          </w:p>
        </w:tc>
      </w:tr>
      <w:tr w:rsidR="0024566E" w:rsidRPr="009300FF" w14:paraId="407B14D7" w14:textId="77777777" w:rsidTr="0024566E">
        <w:tc>
          <w:tcPr>
            <w:tcW w:w="2865" w:type="dxa"/>
            <w:tcBorders>
              <w:left w:val="single" w:sz="4" w:space="0" w:color="auto"/>
              <w:bottom w:val="single" w:sz="4" w:space="0" w:color="000000"/>
            </w:tcBorders>
            <w:shd w:val="clear" w:color="auto" w:fill="D9D9D9"/>
          </w:tcPr>
          <w:p w14:paraId="3DF95D0C" w14:textId="77777777" w:rsidR="0024566E" w:rsidRPr="009300FF" w:rsidRDefault="0024566E" w:rsidP="002969A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22736875" w14:textId="77777777" w:rsidR="0024566E" w:rsidRPr="009300FF" w:rsidRDefault="0024566E" w:rsidP="002969AE">
            <w:pPr>
              <w:snapToGrid w:val="0"/>
              <w:spacing w:line="240" w:lineRule="auto"/>
              <w:rPr>
                <w:rFonts w:cs="Arial"/>
                <w:b/>
                <w:sz w:val="20"/>
                <w:szCs w:val="20"/>
              </w:rPr>
            </w:pPr>
          </w:p>
        </w:tc>
      </w:tr>
      <w:tr w:rsidR="0024566E" w:rsidRPr="009300FF" w14:paraId="13830D5A" w14:textId="77777777" w:rsidTr="002969A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F74A9B4" w14:textId="77777777" w:rsidR="0024566E" w:rsidRDefault="0024566E" w:rsidP="0024566E">
            <w:pPr>
              <w:ind w:left="-59"/>
              <w:rPr>
                <w:rFonts w:cs="Arial"/>
              </w:rPr>
            </w:pPr>
            <w:r w:rsidRPr="009300FF">
              <w:rPr>
                <w:rFonts w:cs="Arial"/>
              </w:rPr>
              <w:t>Todos os campos apresentados</w:t>
            </w:r>
            <w:r>
              <w:rPr>
                <w:rFonts w:cs="Arial"/>
              </w:rPr>
              <w:t xml:space="preserve"> no formulário são obrigatórios.</w:t>
            </w:r>
          </w:p>
          <w:p w14:paraId="4CDB48C2" w14:textId="01E8703A" w:rsidR="0097416B" w:rsidRPr="009300FF" w:rsidRDefault="00C52663" w:rsidP="00C52663">
            <w:pPr>
              <w:snapToGrid w:val="0"/>
              <w:spacing w:line="240" w:lineRule="auto"/>
              <w:rPr>
                <w:rFonts w:cs="Arial"/>
              </w:rPr>
            </w:pPr>
            <w:r>
              <w:rPr>
                <w:rFonts w:cs="Arial"/>
              </w:rPr>
              <w:t>Clientes poderão enviar mensagem a</w:t>
            </w:r>
            <w:r w:rsidR="0097416B" w:rsidRPr="0097416B">
              <w:rPr>
                <w:rFonts w:cs="Arial"/>
              </w:rPr>
              <w:t xml:space="preserve">penas </w:t>
            </w:r>
            <w:r>
              <w:rPr>
                <w:rFonts w:cs="Arial"/>
              </w:rPr>
              <w:t xml:space="preserve">nas </w:t>
            </w:r>
            <w:r w:rsidR="0097416B" w:rsidRPr="0097416B">
              <w:rPr>
                <w:rFonts w:cs="Arial"/>
              </w:rPr>
              <w:t>negociações com status Em Aberto</w:t>
            </w:r>
            <w:r>
              <w:rPr>
                <w:rFonts w:cs="Arial"/>
              </w:rPr>
              <w:t>.</w:t>
            </w:r>
          </w:p>
        </w:tc>
      </w:tr>
      <w:tr w:rsidR="0024566E" w:rsidRPr="009300FF" w14:paraId="77A5C652" w14:textId="77777777" w:rsidTr="002969AE">
        <w:tc>
          <w:tcPr>
            <w:tcW w:w="2865" w:type="dxa"/>
            <w:tcBorders>
              <w:left w:val="single" w:sz="4" w:space="0" w:color="000000"/>
            </w:tcBorders>
            <w:shd w:val="clear" w:color="auto" w:fill="D9D9D9"/>
          </w:tcPr>
          <w:p w14:paraId="25A3E520" w14:textId="77777777" w:rsidR="0024566E" w:rsidRPr="009300FF" w:rsidRDefault="0024566E" w:rsidP="002969AE">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0E753024" w14:textId="77777777" w:rsidR="0024566E" w:rsidRDefault="0024566E" w:rsidP="002969AE">
            <w:pPr>
              <w:snapToGrid w:val="0"/>
              <w:spacing w:line="240" w:lineRule="auto"/>
              <w:rPr>
                <w:ins w:id="51" w:author="Lucas" w:date="2015-05-24T23:38:00Z"/>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00CF687B">
              <w:rPr>
                <w:rFonts w:cs="Arial"/>
                <w:b/>
                <w:sz w:val="20"/>
                <w:szCs w:val="20"/>
              </w:rPr>
              <w:t>istema exibe mensagem MSG002</w:t>
            </w:r>
            <w:r w:rsidRPr="009300FF">
              <w:rPr>
                <w:rFonts w:cs="Arial"/>
                <w:b/>
                <w:sz w:val="20"/>
                <w:szCs w:val="20"/>
              </w:rPr>
              <w:t xml:space="preserve"> </w:t>
            </w:r>
            <w:r>
              <w:rPr>
                <w:rFonts w:cs="Arial"/>
                <w:b/>
                <w:sz w:val="20"/>
                <w:szCs w:val="20"/>
              </w:rPr>
              <w:t>no campo em questão</w:t>
            </w:r>
            <w:r w:rsidRPr="009300FF">
              <w:rPr>
                <w:rFonts w:cs="Arial"/>
                <w:b/>
                <w:sz w:val="20"/>
                <w:szCs w:val="20"/>
              </w:rPr>
              <w:t>.</w:t>
            </w:r>
          </w:p>
          <w:p w14:paraId="40C484E2" w14:textId="77777777" w:rsidR="004640C8" w:rsidRDefault="004640C8" w:rsidP="002969AE">
            <w:pPr>
              <w:snapToGrid w:val="0"/>
              <w:spacing w:line="240" w:lineRule="auto"/>
              <w:rPr>
                <w:ins w:id="52" w:author="Lucas" w:date="2015-05-24T23:38:00Z"/>
                <w:rFonts w:cs="Arial"/>
                <w:b/>
                <w:sz w:val="20"/>
                <w:szCs w:val="20"/>
              </w:rPr>
            </w:pPr>
          </w:p>
          <w:p w14:paraId="38C4F69F" w14:textId="77777777" w:rsidR="004640C8" w:rsidRDefault="004640C8" w:rsidP="002969AE">
            <w:pPr>
              <w:snapToGrid w:val="0"/>
              <w:spacing w:line="240" w:lineRule="auto"/>
              <w:rPr>
                <w:ins w:id="53" w:author="Lucas" w:date="2015-05-24T23:38:00Z"/>
                <w:rFonts w:cs="Arial"/>
                <w:b/>
                <w:sz w:val="20"/>
                <w:szCs w:val="20"/>
              </w:rPr>
            </w:pPr>
            <w:ins w:id="54" w:author="Lucas" w:date="2015-05-24T23:38:00Z">
              <w:r>
                <w:rPr>
                  <w:rFonts w:cs="Arial"/>
                  <w:b/>
                  <w:sz w:val="20"/>
                  <w:szCs w:val="20"/>
                </w:rPr>
                <w:t>(FE002) – Caso ocorra algum erro ao enviar a mensagem.</w:t>
              </w:r>
            </w:ins>
          </w:p>
          <w:p w14:paraId="1B99D5A4" w14:textId="6CB8E386" w:rsidR="004640C8" w:rsidRPr="009300FF" w:rsidRDefault="004640C8" w:rsidP="002969AE">
            <w:pPr>
              <w:snapToGrid w:val="0"/>
              <w:spacing w:line="240" w:lineRule="auto"/>
              <w:rPr>
                <w:rFonts w:cs="Arial"/>
                <w:b/>
                <w:sz w:val="20"/>
                <w:szCs w:val="20"/>
              </w:rPr>
            </w:pPr>
            <w:ins w:id="55" w:author="Lucas" w:date="2015-05-24T23:38:00Z">
              <w:r>
                <w:rPr>
                  <w:rFonts w:cs="Arial"/>
                  <w:b/>
                  <w:sz w:val="20"/>
                  <w:szCs w:val="20"/>
                </w:rPr>
                <w:t>Sistema exibe mensagem MSG003.</w:t>
              </w:r>
            </w:ins>
          </w:p>
        </w:tc>
      </w:tr>
      <w:tr w:rsidR="0024566E" w:rsidRPr="009300FF" w14:paraId="77B2C588" w14:textId="77777777" w:rsidTr="002969AE">
        <w:tc>
          <w:tcPr>
            <w:tcW w:w="2865" w:type="dxa"/>
            <w:tcBorders>
              <w:left w:val="single" w:sz="4" w:space="0" w:color="000000"/>
            </w:tcBorders>
            <w:shd w:val="clear" w:color="auto" w:fill="D9D9D9"/>
          </w:tcPr>
          <w:p w14:paraId="2DB63E83" w14:textId="7735F9B1" w:rsidR="0024566E" w:rsidRPr="009300FF" w:rsidRDefault="0024566E" w:rsidP="002969AE">
            <w:pPr>
              <w:snapToGrid w:val="0"/>
              <w:spacing w:line="240" w:lineRule="auto"/>
              <w:rPr>
                <w:rFonts w:cs="Arial"/>
                <w:b/>
                <w:sz w:val="20"/>
                <w:szCs w:val="20"/>
              </w:rPr>
            </w:pPr>
          </w:p>
        </w:tc>
        <w:tc>
          <w:tcPr>
            <w:tcW w:w="6098" w:type="dxa"/>
            <w:tcBorders>
              <w:right w:val="single" w:sz="4" w:space="0" w:color="000000"/>
            </w:tcBorders>
            <w:shd w:val="clear" w:color="auto" w:fill="auto"/>
          </w:tcPr>
          <w:p w14:paraId="4388F1D8" w14:textId="77777777" w:rsidR="0024566E" w:rsidRPr="009300FF" w:rsidRDefault="0024566E" w:rsidP="002969AE">
            <w:pPr>
              <w:snapToGrid w:val="0"/>
              <w:spacing w:line="240" w:lineRule="auto"/>
              <w:rPr>
                <w:rFonts w:cs="Arial"/>
                <w:b/>
                <w:sz w:val="20"/>
                <w:szCs w:val="20"/>
              </w:rPr>
            </w:pPr>
          </w:p>
        </w:tc>
      </w:tr>
      <w:tr w:rsidR="0024566E" w:rsidRPr="009300FF" w14:paraId="34D59EA0" w14:textId="77777777" w:rsidTr="002969AE">
        <w:tc>
          <w:tcPr>
            <w:tcW w:w="2865" w:type="dxa"/>
            <w:tcBorders>
              <w:left w:val="single" w:sz="4" w:space="0" w:color="000000"/>
              <w:bottom w:val="single" w:sz="4" w:space="0" w:color="000000"/>
            </w:tcBorders>
            <w:shd w:val="clear" w:color="auto" w:fill="D9D9D9"/>
          </w:tcPr>
          <w:p w14:paraId="2050D8FC" w14:textId="77777777" w:rsidR="0024566E" w:rsidRPr="009300FF" w:rsidRDefault="0024566E" w:rsidP="002969A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8A108A6" w14:textId="77777777" w:rsidR="0024566E" w:rsidRPr="009300FF" w:rsidRDefault="0024566E" w:rsidP="002969AE">
            <w:pPr>
              <w:snapToGrid w:val="0"/>
              <w:spacing w:line="240" w:lineRule="auto"/>
              <w:rPr>
                <w:rFonts w:cs="Arial"/>
                <w:b/>
                <w:sz w:val="20"/>
                <w:szCs w:val="20"/>
              </w:rPr>
            </w:pPr>
          </w:p>
        </w:tc>
      </w:tr>
    </w:tbl>
    <w:p w14:paraId="74C0F9D8" w14:textId="0C68BB18" w:rsidR="007D1DC9" w:rsidRPr="009300FF" w:rsidRDefault="001E184A" w:rsidP="00792A6D">
      <w:pPr>
        <w:rPr>
          <w:rFonts w:cs="Arial"/>
        </w:rPr>
      </w:pPr>
      <w:r w:rsidRPr="009300FF">
        <w:rPr>
          <w:rFonts w:cs="Arial"/>
        </w:rPr>
        <w:tab/>
      </w:r>
    </w:p>
    <w:p w14:paraId="2A3DD373" w14:textId="410087B9" w:rsidR="005C1F41" w:rsidRPr="009300FF" w:rsidRDefault="005C1F41" w:rsidP="005C1F41">
      <w:pPr>
        <w:jc w:val="center"/>
        <w:rPr>
          <w:rFonts w:cs="Arial"/>
          <w:b/>
          <w:bCs/>
        </w:rPr>
      </w:pPr>
      <w:r w:rsidRPr="009300FF">
        <w:rPr>
          <w:rFonts w:cs="Arial"/>
        </w:rPr>
        <w:t xml:space="preserve">Tabela 5: </w:t>
      </w:r>
      <w:r w:rsidR="00ED1CE5">
        <w:rPr>
          <w:rFonts w:cs="Arial"/>
        </w:rPr>
        <w:t>Acompanhamento online do cliente</w:t>
      </w:r>
    </w:p>
    <w:tbl>
      <w:tblPr>
        <w:tblW w:w="0" w:type="auto"/>
        <w:tblInd w:w="167" w:type="dxa"/>
        <w:tblLayout w:type="fixed"/>
        <w:tblLook w:val="0000" w:firstRow="0" w:lastRow="0" w:firstColumn="0" w:lastColumn="0" w:noHBand="0" w:noVBand="0"/>
      </w:tblPr>
      <w:tblGrid>
        <w:gridCol w:w="2865"/>
        <w:gridCol w:w="6098"/>
      </w:tblGrid>
      <w:tr w:rsidR="005C1F41" w:rsidRPr="009300FF" w14:paraId="739FCD59" w14:textId="77777777" w:rsidTr="001A7492">
        <w:tc>
          <w:tcPr>
            <w:tcW w:w="2865" w:type="dxa"/>
            <w:tcBorders>
              <w:top w:val="single" w:sz="4" w:space="0" w:color="000000"/>
              <w:left w:val="single" w:sz="4" w:space="0" w:color="000000"/>
              <w:bottom w:val="single" w:sz="4" w:space="0" w:color="000000"/>
            </w:tcBorders>
            <w:shd w:val="clear" w:color="auto" w:fill="D9D9D9"/>
          </w:tcPr>
          <w:p w14:paraId="20E59F8C" w14:textId="77777777" w:rsidR="005C1F41" w:rsidRPr="009300FF" w:rsidRDefault="0037395C" w:rsidP="001A7492">
            <w:pPr>
              <w:snapToGrid w:val="0"/>
              <w:spacing w:line="240" w:lineRule="auto"/>
              <w:rPr>
                <w:rFonts w:cs="Arial"/>
                <w:b/>
                <w:sz w:val="20"/>
                <w:szCs w:val="20"/>
              </w:rPr>
            </w:pPr>
            <w:r>
              <w:rPr>
                <w:rFonts w:cs="Arial"/>
                <w:b/>
                <w:sz w:val="20"/>
                <w:szCs w:val="20"/>
              </w:rPr>
              <w:t>Nome do C</w:t>
            </w:r>
            <w:r w:rsidR="005C1F41"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24267D40" w14:textId="3885386D" w:rsidR="005C1F41" w:rsidRPr="009300FF" w:rsidRDefault="006E6760" w:rsidP="00781969">
            <w:pPr>
              <w:snapToGrid w:val="0"/>
              <w:spacing w:line="240" w:lineRule="auto"/>
              <w:rPr>
                <w:rFonts w:cs="Arial"/>
                <w:b/>
                <w:sz w:val="20"/>
                <w:szCs w:val="20"/>
              </w:rPr>
            </w:pPr>
            <w:r w:rsidRPr="009300FF">
              <w:rPr>
                <w:rFonts w:cs="Arial"/>
                <w:b/>
                <w:sz w:val="20"/>
                <w:szCs w:val="20"/>
              </w:rPr>
              <w:t>UC005</w:t>
            </w:r>
            <w:r w:rsidR="00C32DFF">
              <w:rPr>
                <w:rFonts w:cs="Arial"/>
                <w:b/>
                <w:sz w:val="20"/>
                <w:szCs w:val="20"/>
              </w:rPr>
              <w:t xml:space="preserve"> – </w:t>
            </w:r>
            <w:r w:rsidR="00ED1CE5">
              <w:rPr>
                <w:rFonts w:cs="Arial"/>
                <w:b/>
                <w:sz w:val="20"/>
                <w:szCs w:val="20"/>
              </w:rPr>
              <w:t xml:space="preserve">ACOMPANHAMENTO ONLINE </w:t>
            </w:r>
            <w:r w:rsidR="00781969">
              <w:rPr>
                <w:rFonts w:cs="Arial"/>
                <w:b/>
                <w:sz w:val="20"/>
                <w:szCs w:val="20"/>
              </w:rPr>
              <w:t>DO</w:t>
            </w:r>
            <w:r w:rsidR="00ED1CE5">
              <w:rPr>
                <w:rFonts w:cs="Arial"/>
                <w:b/>
                <w:sz w:val="20"/>
                <w:szCs w:val="20"/>
              </w:rPr>
              <w:t xml:space="preserve"> CLIENTE</w:t>
            </w:r>
          </w:p>
        </w:tc>
      </w:tr>
      <w:tr w:rsidR="005C1F41" w:rsidRPr="009300FF" w14:paraId="1EF63395" w14:textId="77777777" w:rsidTr="001A7492">
        <w:tc>
          <w:tcPr>
            <w:tcW w:w="2865" w:type="dxa"/>
            <w:tcBorders>
              <w:left w:val="single" w:sz="4" w:space="0" w:color="000000"/>
              <w:bottom w:val="single" w:sz="4" w:space="0" w:color="000000"/>
            </w:tcBorders>
            <w:shd w:val="clear" w:color="auto" w:fill="D9D9D9"/>
          </w:tcPr>
          <w:p w14:paraId="5495CC03" w14:textId="77777777" w:rsidR="005C1F41" w:rsidRPr="009300FF" w:rsidRDefault="0037395C" w:rsidP="001A7492">
            <w:pPr>
              <w:snapToGrid w:val="0"/>
              <w:spacing w:line="240" w:lineRule="auto"/>
              <w:rPr>
                <w:rFonts w:cs="Arial"/>
                <w:b/>
                <w:sz w:val="20"/>
                <w:szCs w:val="20"/>
              </w:rPr>
            </w:pPr>
            <w:r>
              <w:rPr>
                <w:rFonts w:cs="Arial"/>
                <w:b/>
                <w:sz w:val="20"/>
                <w:szCs w:val="20"/>
              </w:rPr>
              <w:t>Caso de U</w:t>
            </w:r>
            <w:r w:rsidR="005C1F41"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11C07286" w14:textId="77777777" w:rsidR="005C1F41" w:rsidRPr="009300FF" w:rsidRDefault="005C1F41" w:rsidP="001A7492">
            <w:pPr>
              <w:snapToGrid w:val="0"/>
              <w:spacing w:line="240" w:lineRule="auto"/>
              <w:rPr>
                <w:rFonts w:cs="Arial"/>
                <w:b/>
                <w:sz w:val="20"/>
                <w:szCs w:val="20"/>
              </w:rPr>
            </w:pPr>
          </w:p>
        </w:tc>
      </w:tr>
      <w:tr w:rsidR="005C1F41" w:rsidRPr="009300FF" w14:paraId="3DCD6A3C" w14:textId="77777777" w:rsidTr="001A7492">
        <w:tc>
          <w:tcPr>
            <w:tcW w:w="2865" w:type="dxa"/>
            <w:tcBorders>
              <w:left w:val="single" w:sz="4" w:space="0" w:color="000000"/>
              <w:bottom w:val="single" w:sz="4" w:space="0" w:color="000000"/>
            </w:tcBorders>
            <w:shd w:val="clear" w:color="auto" w:fill="D9D9D9"/>
          </w:tcPr>
          <w:p w14:paraId="662597BE" w14:textId="77777777" w:rsidR="005C1F41" w:rsidRPr="009300FF" w:rsidRDefault="005C1F41" w:rsidP="001A7492">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4B3B5234" w14:textId="77777777" w:rsidR="005C1F41" w:rsidRPr="009300FF" w:rsidRDefault="00B50B34" w:rsidP="001A7492">
            <w:pPr>
              <w:snapToGrid w:val="0"/>
              <w:spacing w:line="240" w:lineRule="auto"/>
              <w:rPr>
                <w:rFonts w:cs="Arial"/>
                <w:b/>
                <w:sz w:val="20"/>
                <w:szCs w:val="20"/>
              </w:rPr>
            </w:pPr>
            <w:r>
              <w:rPr>
                <w:rFonts w:cs="Arial"/>
                <w:b/>
                <w:sz w:val="20"/>
                <w:szCs w:val="20"/>
              </w:rPr>
              <w:t>Cliente</w:t>
            </w:r>
          </w:p>
        </w:tc>
      </w:tr>
      <w:tr w:rsidR="005C1F41" w:rsidRPr="009300FF" w14:paraId="4BF0B116" w14:textId="77777777" w:rsidTr="001A7492">
        <w:tc>
          <w:tcPr>
            <w:tcW w:w="2865" w:type="dxa"/>
            <w:tcBorders>
              <w:left w:val="single" w:sz="4" w:space="0" w:color="000000"/>
              <w:bottom w:val="single" w:sz="4" w:space="0" w:color="000000"/>
            </w:tcBorders>
            <w:shd w:val="clear" w:color="auto" w:fill="D9D9D9"/>
          </w:tcPr>
          <w:p w14:paraId="0C71555E" w14:textId="77777777" w:rsidR="005C1F41" w:rsidRPr="009300FF" w:rsidRDefault="005C1F41" w:rsidP="001A7492">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72E4BB41" w14:textId="77777777" w:rsidR="005C1F41" w:rsidRPr="009300FF" w:rsidRDefault="005C1F41" w:rsidP="001A7492">
            <w:pPr>
              <w:snapToGrid w:val="0"/>
              <w:spacing w:line="240" w:lineRule="auto"/>
              <w:rPr>
                <w:rFonts w:cs="Arial"/>
                <w:b/>
                <w:sz w:val="20"/>
                <w:szCs w:val="20"/>
              </w:rPr>
            </w:pPr>
          </w:p>
        </w:tc>
      </w:tr>
      <w:tr w:rsidR="005C1F41" w:rsidRPr="009300FF" w14:paraId="5124BF64" w14:textId="77777777" w:rsidTr="001A7492">
        <w:tc>
          <w:tcPr>
            <w:tcW w:w="2865" w:type="dxa"/>
            <w:tcBorders>
              <w:left w:val="single" w:sz="4" w:space="0" w:color="000000"/>
              <w:bottom w:val="single" w:sz="4" w:space="0" w:color="000000"/>
            </w:tcBorders>
            <w:shd w:val="clear" w:color="auto" w:fill="D9D9D9"/>
          </w:tcPr>
          <w:p w14:paraId="6BC67839" w14:textId="77777777" w:rsidR="005C1F41" w:rsidRPr="009300FF" w:rsidRDefault="005C1F41" w:rsidP="001A7492">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7FF1DBD" w14:textId="41B93B9C" w:rsidR="005C1F41" w:rsidRPr="009300FF" w:rsidRDefault="00B50B34" w:rsidP="000454BC">
            <w:pPr>
              <w:snapToGrid w:val="0"/>
              <w:spacing w:line="240" w:lineRule="auto"/>
              <w:rPr>
                <w:rFonts w:cs="Arial"/>
                <w:b/>
                <w:sz w:val="20"/>
                <w:szCs w:val="20"/>
              </w:rPr>
            </w:pPr>
            <w:r>
              <w:rPr>
                <w:rFonts w:cs="Arial"/>
                <w:b/>
                <w:sz w:val="20"/>
                <w:szCs w:val="20"/>
              </w:rPr>
              <w:t>Cliente</w:t>
            </w:r>
            <w:r w:rsidR="005C1F41" w:rsidRPr="009300FF">
              <w:rPr>
                <w:rFonts w:cs="Arial"/>
                <w:b/>
                <w:sz w:val="20"/>
                <w:szCs w:val="20"/>
              </w:rPr>
              <w:t>s que possuem cadastro no sistema, utilizarão desse caso de uso para visualizar</w:t>
            </w:r>
            <w:r w:rsidR="000454BC">
              <w:rPr>
                <w:rFonts w:cs="Arial"/>
                <w:b/>
                <w:sz w:val="20"/>
                <w:szCs w:val="20"/>
              </w:rPr>
              <w:t>em</w:t>
            </w:r>
            <w:r w:rsidR="005C1F41" w:rsidRPr="009300FF">
              <w:rPr>
                <w:rFonts w:cs="Arial"/>
                <w:b/>
                <w:sz w:val="20"/>
                <w:szCs w:val="20"/>
              </w:rPr>
              <w:t xml:space="preserve"> todos os </w:t>
            </w:r>
            <w:r w:rsidR="000454BC">
              <w:rPr>
                <w:rFonts w:cs="Arial"/>
                <w:b/>
                <w:sz w:val="20"/>
                <w:szCs w:val="20"/>
              </w:rPr>
              <w:t>clientes</w:t>
            </w:r>
            <w:r w:rsidR="005C1F41" w:rsidRPr="009300FF">
              <w:rPr>
                <w:rFonts w:cs="Arial"/>
                <w:b/>
                <w:sz w:val="20"/>
                <w:szCs w:val="20"/>
              </w:rPr>
              <w:t xml:space="preserve"> do sistema em um mapa.</w:t>
            </w:r>
          </w:p>
        </w:tc>
      </w:tr>
      <w:tr w:rsidR="005C1F41" w:rsidRPr="009300FF" w14:paraId="658A21DD" w14:textId="77777777" w:rsidTr="001A7492">
        <w:tc>
          <w:tcPr>
            <w:tcW w:w="2865" w:type="dxa"/>
            <w:tcBorders>
              <w:left w:val="single" w:sz="4" w:space="0" w:color="000000"/>
              <w:bottom w:val="single" w:sz="4" w:space="0" w:color="000000"/>
            </w:tcBorders>
            <w:shd w:val="clear" w:color="auto" w:fill="D9D9D9"/>
          </w:tcPr>
          <w:p w14:paraId="09CF301B" w14:textId="77777777" w:rsidR="005C1F41" w:rsidRPr="009300FF" w:rsidRDefault="005C1F41" w:rsidP="001A7492">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C7527F0" w14:textId="77777777" w:rsidR="005C1F41" w:rsidRPr="009300FF" w:rsidRDefault="005C1F41" w:rsidP="001A7492">
            <w:pPr>
              <w:snapToGrid w:val="0"/>
              <w:spacing w:line="240" w:lineRule="auto"/>
              <w:rPr>
                <w:rFonts w:cs="Arial"/>
                <w:b/>
                <w:sz w:val="20"/>
                <w:szCs w:val="20"/>
              </w:rPr>
            </w:pPr>
            <w:r w:rsidRPr="009300FF">
              <w:rPr>
                <w:rFonts w:cs="Arial"/>
                <w:b/>
                <w:sz w:val="20"/>
                <w:szCs w:val="20"/>
              </w:rPr>
              <w:t>Possuir cadastro no sistema.</w:t>
            </w:r>
          </w:p>
        </w:tc>
      </w:tr>
      <w:tr w:rsidR="005C1F41" w:rsidRPr="009300FF" w14:paraId="2E13D649" w14:textId="77777777" w:rsidTr="001A7492">
        <w:tc>
          <w:tcPr>
            <w:tcW w:w="2865" w:type="dxa"/>
            <w:tcBorders>
              <w:left w:val="single" w:sz="4" w:space="0" w:color="000000"/>
              <w:bottom w:val="single" w:sz="4" w:space="0" w:color="000000"/>
            </w:tcBorders>
            <w:shd w:val="clear" w:color="auto" w:fill="D9D9D9"/>
          </w:tcPr>
          <w:p w14:paraId="7F4208E7" w14:textId="77777777" w:rsidR="005C1F41" w:rsidRPr="009300FF" w:rsidRDefault="005C1F41" w:rsidP="001A7492">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235C7C28" w14:textId="77777777" w:rsidR="005C1F41" w:rsidRPr="009300FF" w:rsidRDefault="005C1F41" w:rsidP="001A7492">
            <w:pPr>
              <w:snapToGrid w:val="0"/>
              <w:spacing w:line="240" w:lineRule="auto"/>
              <w:rPr>
                <w:rFonts w:cs="Arial"/>
                <w:b/>
                <w:sz w:val="20"/>
                <w:szCs w:val="20"/>
              </w:rPr>
            </w:pPr>
          </w:p>
        </w:tc>
      </w:tr>
      <w:tr w:rsidR="005C1F41" w:rsidRPr="009300FF" w14:paraId="093D0357" w14:textId="77777777" w:rsidTr="001A7492">
        <w:tc>
          <w:tcPr>
            <w:tcW w:w="2865" w:type="dxa"/>
            <w:tcBorders>
              <w:left w:val="single" w:sz="4" w:space="0" w:color="000000"/>
              <w:bottom w:val="single" w:sz="4" w:space="0" w:color="000000"/>
            </w:tcBorders>
            <w:shd w:val="clear" w:color="auto" w:fill="D9D9D9"/>
          </w:tcPr>
          <w:p w14:paraId="4A107A7F" w14:textId="77777777" w:rsidR="005C1F41" w:rsidRPr="009300FF" w:rsidRDefault="005C1F41" w:rsidP="001A7492">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5383B04" w14:textId="77777777" w:rsidR="005C1F41" w:rsidRPr="009300FF" w:rsidRDefault="005C1F41" w:rsidP="001A7492">
            <w:pPr>
              <w:snapToGrid w:val="0"/>
              <w:spacing w:line="240" w:lineRule="auto"/>
              <w:rPr>
                <w:rFonts w:cs="Arial"/>
                <w:b/>
                <w:sz w:val="20"/>
                <w:szCs w:val="20"/>
              </w:rPr>
            </w:pPr>
            <w:r w:rsidRPr="009300FF">
              <w:rPr>
                <w:rFonts w:cs="Arial"/>
                <w:b/>
                <w:sz w:val="20"/>
                <w:szCs w:val="20"/>
              </w:rPr>
              <w:t>Ações do sistema</w:t>
            </w:r>
          </w:p>
        </w:tc>
      </w:tr>
      <w:tr w:rsidR="00425483" w:rsidRPr="009300FF" w14:paraId="4BC4036C" w14:textId="77777777" w:rsidTr="004066EE">
        <w:tc>
          <w:tcPr>
            <w:tcW w:w="2865" w:type="dxa"/>
            <w:tcBorders>
              <w:left w:val="single" w:sz="4" w:space="0" w:color="000000"/>
              <w:bottom w:val="single" w:sz="4" w:space="0" w:color="000000"/>
            </w:tcBorders>
            <w:shd w:val="clear" w:color="auto" w:fill="auto"/>
          </w:tcPr>
          <w:p w14:paraId="7BE94CBB" w14:textId="0EA0D099" w:rsidR="00425483" w:rsidRPr="009300FF" w:rsidRDefault="00425483" w:rsidP="004066EE">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Pr>
                <w:rFonts w:cs="Arial"/>
                <w:b/>
                <w:sz w:val="20"/>
                <w:szCs w:val="20"/>
              </w:rPr>
              <w:t>Visualizar Clientes.</w:t>
            </w:r>
          </w:p>
        </w:tc>
        <w:tc>
          <w:tcPr>
            <w:tcW w:w="6098" w:type="dxa"/>
            <w:tcBorders>
              <w:bottom w:val="single" w:sz="4" w:space="0" w:color="000000"/>
              <w:right w:val="single" w:sz="4" w:space="0" w:color="000000"/>
            </w:tcBorders>
            <w:shd w:val="clear" w:color="auto" w:fill="auto"/>
          </w:tcPr>
          <w:p w14:paraId="4031A642" w14:textId="77777777" w:rsidR="00425483" w:rsidRPr="009300FF" w:rsidRDefault="00425483" w:rsidP="004066EE">
            <w:pPr>
              <w:snapToGrid w:val="0"/>
              <w:spacing w:line="240" w:lineRule="auto"/>
              <w:rPr>
                <w:rFonts w:cs="Arial"/>
                <w:b/>
                <w:sz w:val="20"/>
                <w:szCs w:val="20"/>
              </w:rPr>
            </w:pPr>
            <w:r w:rsidRPr="009300FF">
              <w:rPr>
                <w:rFonts w:cs="Arial"/>
                <w:b/>
                <w:sz w:val="20"/>
                <w:szCs w:val="20"/>
              </w:rPr>
              <w:t>-</w:t>
            </w:r>
          </w:p>
        </w:tc>
      </w:tr>
      <w:tr w:rsidR="00D739F8" w:rsidRPr="009300FF" w14:paraId="754D75B7" w14:textId="77777777" w:rsidTr="004066EE">
        <w:tc>
          <w:tcPr>
            <w:tcW w:w="2865" w:type="dxa"/>
            <w:tcBorders>
              <w:left w:val="single" w:sz="4" w:space="0" w:color="000000"/>
              <w:bottom w:val="single" w:sz="4" w:space="0" w:color="000000"/>
            </w:tcBorders>
            <w:shd w:val="clear" w:color="auto" w:fill="auto"/>
          </w:tcPr>
          <w:p w14:paraId="1FF6B769" w14:textId="77777777" w:rsidR="00D739F8" w:rsidRPr="009300FF" w:rsidRDefault="00D739F8"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6E6F4E2" w14:textId="43910BBC" w:rsidR="00D739F8" w:rsidRPr="009300FF" w:rsidRDefault="00D739F8" w:rsidP="00BE043C">
            <w:pPr>
              <w:snapToGrid w:val="0"/>
              <w:spacing w:line="240" w:lineRule="auto"/>
              <w:rPr>
                <w:rFonts w:cs="Arial"/>
                <w:b/>
                <w:sz w:val="20"/>
                <w:szCs w:val="20"/>
              </w:rPr>
            </w:pPr>
            <w:r>
              <w:rPr>
                <w:rFonts w:cs="Arial"/>
                <w:b/>
                <w:sz w:val="20"/>
                <w:szCs w:val="20"/>
              </w:rPr>
              <w:t>Sistema exibe mapa com todos os clientes cadastrados, identificando-os c</w:t>
            </w:r>
            <w:r w:rsidR="00EB5E2A">
              <w:rPr>
                <w:rFonts w:cs="Arial"/>
                <w:b/>
                <w:sz w:val="20"/>
                <w:szCs w:val="20"/>
              </w:rPr>
              <w:t xml:space="preserve">om um ícone e suas localizações, juntamente com o campo de pesquisa </w:t>
            </w:r>
            <w:r w:rsidR="00BE043C">
              <w:rPr>
                <w:rFonts w:cs="Arial"/>
                <w:b/>
                <w:sz w:val="20"/>
                <w:szCs w:val="20"/>
              </w:rPr>
              <w:t>e</w:t>
            </w:r>
            <w:r w:rsidR="00EB5E2A">
              <w:rPr>
                <w:rFonts w:cs="Arial"/>
                <w:b/>
                <w:sz w:val="20"/>
                <w:szCs w:val="20"/>
              </w:rPr>
              <w:t xml:space="preserve"> o botão Mostrar no Mapa.</w:t>
            </w:r>
          </w:p>
        </w:tc>
      </w:tr>
      <w:tr w:rsidR="005C1F41" w:rsidRPr="009300FF" w14:paraId="4B6F687C" w14:textId="77777777" w:rsidTr="001A7492">
        <w:tc>
          <w:tcPr>
            <w:tcW w:w="2865" w:type="dxa"/>
            <w:tcBorders>
              <w:left w:val="single" w:sz="4" w:space="0" w:color="000000"/>
              <w:bottom w:val="single" w:sz="4" w:space="0" w:color="000000"/>
            </w:tcBorders>
            <w:shd w:val="clear" w:color="auto" w:fill="auto"/>
          </w:tcPr>
          <w:p w14:paraId="04B5CFE4" w14:textId="5271721A" w:rsidR="00425483" w:rsidRPr="009300FF" w:rsidRDefault="00D739F8" w:rsidP="00425483">
            <w:pPr>
              <w:snapToGrid w:val="0"/>
              <w:spacing w:line="240" w:lineRule="auto"/>
              <w:rPr>
                <w:rFonts w:cs="Arial"/>
                <w:b/>
                <w:sz w:val="20"/>
                <w:szCs w:val="20"/>
              </w:rPr>
            </w:pPr>
            <w:r>
              <w:rPr>
                <w:rFonts w:cs="Arial"/>
                <w:b/>
                <w:sz w:val="20"/>
                <w:szCs w:val="20"/>
              </w:rPr>
              <w:t xml:space="preserve">Ator visualiza os </w:t>
            </w:r>
            <w:r w:rsidR="005D515E">
              <w:rPr>
                <w:rFonts w:cs="Arial"/>
                <w:b/>
                <w:sz w:val="20"/>
                <w:szCs w:val="20"/>
              </w:rPr>
              <w:t xml:space="preserve">clientes. </w:t>
            </w:r>
            <w:r w:rsidR="00EB5E2A">
              <w:rPr>
                <w:rFonts w:cs="Arial"/>
                <w:b/>
                <w:sz w:val="20"/>
                <w:szCs w:val="20"/>
              </w:rPr>
              <w:t>(FA001)(FA002)</w:t>
            </w:r>
          </w:p>
        </w:tc>
        <w:tc>
          <w:tcPr>
            <w:tcW w:w="6098" w:type="dxa"/>
            <w:tcBorders>
              <w:bottom w:val="single" w:sz="4" w:space="0" w:color="000000"/>
              <w:right w:val="single" w:sz="4" w:space="0" w:color="000000"/>
            </w:tcBorders>
            <w:shd w:val="clear" w:color="auto" w:fill="auto"/>
          </w:tcPr>
          <w:p w14:paraId="4DF5028B" w14:textId="08DFF4A3" w:rsidR="005C1F41" w:rsidRPr="009300FF" w:rsidRDefault="00D739F8" w:rsidP="00425483">
            <w:pPr>
              <w:snapToGrid w:val="0"/>
              <w:spacing w:line="240" w:lineRule="auto"/>
              <w:rPr>
                <w:rFonts w:cs="Arial"/>
                <w:b/>
                <w:sz w:val="20"/>
                <w:szCs w:val="20"/>
              </w:rPr>
            </w:pPr>
            <w:r>
              <w:rPr>
                <w:rFonts w:cs="Arial"/>
                <w:b/>
                <w:sz w:val="20"/>
                <w:szCs w:val="20"/>
              </w:rPr>
              <w:t>-</w:t>
            </w:r>
          </w:p>
        </w:tc>
      </w:tr>
      <w:tr w:rsidR="006E190C" w:rsidRPr="009300FF" w14:paraId="434EE989" w14:textId="77777777" w:rsidTr="004066EE">
        <w:tc>
          <w:tcPr>
            <w:tcW w:w="2865" w:type="dxa"/>
            <w:tcBorders>
              <w:left w:val="single" w:sz="4" w:space="0" w:color="000000"/>
            </w:tcBorders>
            <w:shd w:val="clear" w:color="auto" w:fill="D9D9D9"/>
          </w:tcPr>
          <w:p w14:paraId="4F07C5FC" w14:textId="77777777" w:rsidR="006E190C" w:rsidRPr="009300FF" w:rsidRDefault="006E190C"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843277D" w14:textId="77777777" w:rsidR="006E190C" w:rsidRPr="009300FF" w:rsidRDefault="006E190C" w:rsidP="004066EE">
            <w:pPr>
              <w:snapToGrid w:val="0"/>
              <w:spacing w:line="240" w:lineRule="auto"/>
              <w:rPr>
                <w:rFonts w:cs="Arial"/>
                <w:b/>
                <w:sz w:val="20"/>
                <w:szCs w:val="20"/>
              </w:rPr>
            </w:pPr>
          </w:p>
        </w:tc>
      </w:tr>
      <w:tr w:rsidR="006E190C" w:rsidRPr="009300FF" w14:paraId="1776705C" w14:textId="77777777" w:rsidTr="004066EE">
        <w:tc>
          <w:tcPr>
            <w:tcW w:w="2865" w:type="dxa"/>
            <w:tcBorders>
              <w:left w:val="single" w:sz="4" w:space="0" w:color="000000"/>
            </w:tcBorders>
            <w:shd w:val="clear" w:color="auto" w:fill="D9D9D9"/>
          </w:tcPr>
          <w:p w14:paraId="456201D0" w14:textId="77777777" w:rsidR="006E190C" w:rsidRPr="009300FF" w:rsidRDefault="006E190C"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BEC689F" w14:textId="35CD4798" w:rsidR="006E190C" w:rsidRPr="009300FF" w:rsidRDefault="006E190C" w:rsidP="004066EE">
            <w:pPr>
              <w:snapToGrid w:val="0"/>
              <w:spacing w:line="240" w:lineRule="auto"/>
              <w:rPr>
                <w:rFonts w:cs="Arial"/>
                <w:b/>
                <w:sz w:val="20"/>
                <w:szCs w:val="20"/>
              </w:rPr>
            </w:pPr>
          </w:p>
        </w:tc>
      </w:tr>
      <w:tr w:rsidR="006E190C" w:rsidRPr="009300FF" w14:paraId="5119A120" w14:textId="77777777" w:rsidTr="004066EE">
        <w:tc>
          <w:tcPr>
            <w:tcW w:w="2865" w:type="dxa"/>
            <w:tcBorders>
              <w:left w:val="single" w:sz="4" w:space="0" w:color="000000"/>
            </w:tcBorders>
            <w:shd w:val="clear" w:color="auto" w:fill="D9D9D9"/>
          </w:tcPr>
          <w:p w14:paraId="35C12FAC" w14:textId="77777777" w:rsidR="006E190C" w:rsidRPr="009300FF" w:rsidRDefault="006E190C"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166DE96B" w14:textId="53517BA1" w:rsidR="006E190C" w:rsidRDefault="006E190C" w:rsidP="004066EE">
            <w:pPr>
              <w:snapToGrid w:val="0"/>
              <w:spacing w:line="240" w:lineRule="auto"/>
              <w:rPr>
                <w:rFonts w:cs="Arial"/>
                <w:b/>
                <w:sz w:val="20"/>
                <w:szCs w:val="20"/>
              </w:rPr>
            </w:pPr>
            <w:r>
              <w:rPr>
                <w:rFonts w:cs="Arial"/>
                <w:b/>
                <w:sz w:val="20"/>
                <w:szCs w:val="20"/>
              </w:rPr>
              <w:t>MSG001 – Este campo é obrigatório.</w:t>
            </w:r>
          </w:p>
          <w:p w14:paraId="11A06399" w14:textId="77777777" w:rsidR="006E190C" w:rsidRPr="009300FF" w:rsidRDefault="006E190C" w:rsidP="004066EE">
            <w:pPr>
              <w:snapToGrid w:val="0"/>
              <w:spacing w:line="240" w:lineRule="auto"/>
              <w:rPr>
                <w:rFonts w:cs="Arial"/>
                <w:b/>
                <w:sz w:val="20"/>
                <w:szCs w:val="20"/>
              </w:rPr>
            </w:pPr>
          </w:p>
        </w:tc>
      </w:tr>
      <w:tr w:rsidR="006E190C" w:rsidRPr="009300FF" w14:paraId="01E7D46F" w14:textId="77777777" w:rsidTr="004066EE">
        <w:tc>
          <w:tcPr>
            <w:tcW w:w="2865" w:type="dxa"/>
            <w:tcBorders>
              <w:left w:val="single" w:sz="4" w:space="0" w:color="auto"/>
              <w:bottom w:val="single" w:sz="4" w:space="0" w:color="000000"/>
            </w:tcBorders>
            <w:shd w:val="clear" w:color="auto" w:fill="D9D9D9"/>
          </w:tcPr>
          <w:p w14:paraId="5F471979" w14:textId="77777777" w:rsidR="006E190C" w:rsidRPr="009300FF" w:rsidRDefault="006E190C"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5A9106C" w14:textId="77777777" w:rsidR="006E190C" w:rsidRPr="009300FF" w:rsidRDefault="006E190C" w:rsidP="004066EE">
            <w:pPr>
              <w:snapToGrid w:val="0"/>
              <w:spacing w:line="240" w:lineRule="auto"/>
              <w:rPr>
                <w:rFonts w:cs="Arial"/>
                <w:b/>
                <w:sz w:val="20"/>
                <w:szCs w:val="20"/>
              </w:rPr>
            </w:pPr>
          </w:p>
        </w:tc>
      </w:tr>
      <w:tr w:rsidR="00D739F8" w:rsidRPr="009300FF" w14:paraId="12BE00DA" w14:textId="77777777" w:rsidTr="00D739F8">
        <w:tc>
          <w:tcPr>
            <w:tcW w:w="2865" w:type="dxa"/>
            <w:tcBorders>
              <w:left w:val="single" w:sz="4" w:space="0" w:color="000000"/>
              <w:bottom w:val="single" w:sz="4" w:space="0" w:color="000000"/>
            </w:tcBorders>
            <w:shd w:val="clear" w:color="auto" w:fill="D9D9D9" w:themeFill="background1" w:themeFillShade="D9"/>
          </w:tcPr>
          <w:p w14:paraId="6E0B0941" w14:textId="017CA3A3" w:rsidR="00D739F8" w:rsidRPr="009300FF" w:rsidRDefault="00D739F8" w:rsidP="00D739F8">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5A5C91">
              <w:rPr>
                <w:rFonts w:cs="Arial"/>
                <w:b/>
                <w:sz w:val="20"/>
                <w:szCs w:val="20"/>
              </w:rPr>
              <w:t>Visualizar Nome do Cliente</w:t>
            </w:r>
          </w:p>
        </w:tc>
        <w:tc>
          <w:tcPr>
            <w:tcW w:w="6098" w:type="dxa"/>
            <w:tcBorders>
              <w:bottom w:val="single" w:sz="4" w:space="0" w:color="000000"/>
              <w:right w:val="single" w:sz="4" w:space="0" w:color="000000"/>
            </w:tcBorders>
            <w:shd w:val="clear" w:color="auto" w:fill="auto"/>
          </w:tcPr>
          <w:p w14:paraId="386EEE70" w14:textId="77777777" w:rsidR="00D739F8" w:rsidRPr="009300FF" w:rsidRDefault="00D739F8" w:rsidP="004066EE">
            <w:pPr>
              <w:snapToGrid w:val="0"/>
              <w:spacing w:line="240" w:lineRule="auto"/>
              <w:rPr>
                <w:rFonts w:cs="Arial"/>
                <w:b/>
                <w:sz w:val="20"/>
                <w:szCs w:val="20"/>
              </w:rPr>
            </w:pPr>
          </w:p>
        </w:tc>
      </w:tr>
      <w:tr w:rsidR="00D739F8" w:rsidRPr="009300FF" w14:paraId="301F2E2A" w14:textId="77777777" w:rsidTr="005A5C91">
        <w:tc>
          <w:tcPr>
            <w:tcW w:w="2865" w:type="dxa"/>
            <w:tcBorders>
              <w:left w:val="single" w:sz="4" w:space="0" w:color="000000"/>
              <w:bottom w:val="single" w:sz="4" w:space="0" w:color="000000"/>
            </w:tcBorders>
            <w:shd w:val="clear" w:color="auto" w:fill="D9D9D9" w:themeFill="background1" w:themeFillShade="D9"/>
          </w:tcPr>
          <w:p w14:paraId="1E336D96" w14:textId="77777777" w:rsidR="00D739F8" w:rsidRPr="009300FF" w:rsidRDefault="00D739F8"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35FFC46C" w14:textId="77777777" w:rsidR="00D739F8" w:rsidRPr="009300FF" w:rsidRDefault="00D739F8" w:rsidP="004066EE">
            <w:pPr>
              <w:snapToGrid w:val="0"/>
              <w:spacing w:line="240" w:lineRule="auto"/>
              <w:rPr>
                <w:rFonts w:cs="Arial"/>
                <w:b/>
                <w:sz w:val="20"/>
                <w:szCs w:val="20"/>
              </w:rPr>
            </w:pPr>
            <w:r w:rsidRPr="009300FF">
              <w:rPr>
                <w:rFonts w:cs="Arial"/>
                <w:b/>
                <w:sz w:val="20"/>
                <w:szCs w:val="20"/>
              </w:rPr>
              <w:t>Ações do sistema</w:t>
            </w:r>
          </w:p>
        </w:tc>
      </w:tr>
      <w:tr w:rsidR="00D739F8" w:rsidRPr="009300FF" w14:paraId="58D6EC9F" w14:textId="77777777" w:rsidTr="00D739F8">
        <w:tc>
          <w:tcPr>
            <w:tcW w:w="2865" w:type="dxa"/>
            <w:tcBorders>
              <w:left w:val="single" w:sz="4" w:space="0" w:color="000000"/>
              <w:bottom w:val="single" w:sz="4" w:space="0" w:color="000000"/>
            </w:tcBorders>
            <w:shd w:val="clear" w:color="auto" w:fill="auto"/>
          </w:tcPr>
          <w:p w14:paraId="373ACD50" w14:textId="2F6C9497" w:rsidR="00D739F8" w:rsidRPr="009300FF" w:rsidRDefault="005A5C91" w:rsidP="005A5C91">
            <w:pPr>
              <w:snapToGrid w:val="0"/>
              <w:spacing w:line="240" w:lineRule="auto"/>
              <w:rPr>
                <w:rFonts w:cs="Arial"/>
                <w:b/>
                <w:sz w:val="20"/>
                <w:szCs w:val="20"/>
              </w:rPr>
            </w:pPr>
            <w:r>
              <w:rPr>
                <w:rFonts w:cs="Arial"/>
                <w:b/>
                <w:sz w:val="20"/>
                <w:szCs w:val="20"/>
              </w:rPr>
              <w:lastRenderedPageBreak/>
              <w:t>Ator aciona o ícone do cliente desejado.</w:t>
            </w:r>
          </w:p>
        </w:tc>
        <w:tc>
          <w:tcPr>
            <w:tcW w:w="6098" w:type="dxa"/>
            <w:tcBorders>
              <w:bottom w:val="single" w:sz="4" w:space="0" w:color="000000"/>
              <w:right w:val="single" w:sz="4" w:space="0" w:color="000000"/>
            </w:tcBorders>
            <w:shd w:val="clear" w:color="auto" w:fill="auto"/>
          </w:tcPr>
          <w:p w14:paraId="65E3378C" w14:textId="77777777" w:rsidR="00D739F8" w:rsidRPr="009300FF" w:rsidRDefault="00D739F8" w:rsidP="004066EE">
            <w:pPr>
              <w:snapToGrid w:val="0"/>
              <w:spacing w:line="240" w:lineRule="auto"/>
              <w:rPr>
                <w:rFonts w:cs="Arial"/>
                <w:b/>
                <w:sz w:val="20"/>
                <w:szCs w:val="20"/>
              </w:rPr>
            </w:pPr>
            <w:r w:rsidRPr="009300FF">
              <w:rPr>
                <w:rFonts w:cs="Arial"/>
                <w:b/>
                <w:sz w:val="20"/>
                <w:szCs w:val="20"/>
              </w:rPr>
              <w:t>-</w:t>
            </w:r>
          </w:p>
        </w:tc>
      </w:tr>
      <w:tr w:rsidR="00D739F8" w:rsidRPr="009300FF" w14:paraId="723D105D" w14:textId="77777777" w:rsidTr="00D739F8">
        <w:tc>
          <w:tcPr>
            <w:tcW w:w="2865" w:type="dxa"/>
            <w:tcBorders>
              <w:left w:val="single" w:sz="4" w:space="0" w:color="000000"/>
              <w:bottom w:val="single" w:sz="4" w:space="0" w:color="000000"/>
            </w:tcBorders>
            <w:shd w:val="clear" w:color="auto" w:fill="auto"/>
          </w:tcPr>
          <w:p w14:paraId="484065C7" w14:textId="77777777" w:rsidR="00D739F8" w:rsidRPr="009300FF" w:rsidRDefault="00D739F8"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98D7136" w14:textId="70EE93AE" w:rsidR="00D739F8" w:rsidRPr="009300FF" w:rsidRDefault="00D739F8" w:rsidP="005A5C91">
            <w:pPr>
              <w:snapToGrid w:val="0"/>
              <w:spacing w:line="240" w:lineRule="auto"/>
              <w:rPr>
                <w:rFonts w:cs="Arial"/>
                <w:b/>
                <w:sz w:val="20"/>
                <w:szCs w:val="20"/>
              </w:rPr>
            </w:pPr>
            <w:r>
              <w:rPr>
                <w:rFonts w:cs="Arial"/>
                <w:b/>
                <w:sz w:val="20"/>
                <w:szCs w:val="20"/>
              </w:rPr>
              <w:t xml:space="preserve">Sistema </w:t>
            </w:r>
            <w:r w:rsidR="005A5C91">
              <w:rPr>
                <w:rFonts w:cs="Arial"/>
                <w:b/>
                <w:sz w:val="20"/>
                <w:szCs w:val="20"/>
              </w:rPr>
              <w:t>exibe balão com nome do cliente.</w:t>
            </w:r>
          </w:p>
        </w:tc>
      </w:tr>
      <w:tr w:rsidR="00EB5E2A" w:rsidRPr="009300FF" w14:paraId="0101BD68" w14:textId="77777777" w:rsidTr="00EB5E2A">
        <w:tc>
          <w:tcPr>
            <w:tcW w:w="2865" w:type="dxa"/>
            <w:tcBorders>
              <w:left w:val="single" w:sz="4" w:space="0" w:color="000000"/>
              <w:bottom w:val="single" w:sz="4" w:space="0" w:color="000000"/>
            </w:tcBorders>
            <w:shd w:val="clear" w:color="auto" w:fill="D9D9D9" w:themeFill="background1" w:themeFillShade="D9"/>
          </w:tcPr>
          <w:p w14:paraId="6CC04804" w14:textId="4DB45DA7" w:rsidR="00EB5E2A" w:rsidRPr="009300FF" w:rsidRDefault="00EB5E2A" w:rsidP="00EB5E2A">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Pesquisar por Nome do Cliente</w:t>
            </w:r>
          </w:p>
        </w:tc>
        <w:tc>
          <w:tcPr>
            <w:tcW w:w="6098" w:type="dxa"/>
            <w:tcBorders>
              <w:bottom w:val="single" w:sz="4" w:space="0" w:color="000000"/>
              <w:right w:val="single" w:sz="4" w:space="0" w:color="000000"/>
            </w:tcBorders>
            <w:shd w:val="clear" w:color="auto" w:fill="D9D9D9" w:themeFill="background1" w:themeFillShade="D9"/>
          </w:tcPr>
          <w:p w14:paraId="2797AE2D" w14:textId="77777777" w:rsidR="00EB5E2A" w:rsidRPr="009300FF" w:rsidRDefault="00EB5E2A" w:rsidP="004066EE">
            <w:pPr>
              <w:snapToGrid w:val="0"/>
              <w:spacing w:line="240" w:lineRule="auto"/>
              <w:rPr>
                <w:rFonts w:cs="Arial"/>
                <w:b/>
                <w:sz w:val="20"/>
                <w:szCs w:val="20"/>
              </w:rPr>
            </w:pPr>
          </w:p>
        </w:tc>
      </w:tr>
      <w:tr w:rsidR="00EB5E2A" w:rsidRPr="009300FF" w14:paraId="1315A096" w14:textId="77777777" w:rsidTr="00EB5E2A">
        <w:tc>
          <w:tcPr>
            <w:tcW w:w="2865" w:type="dxa"/>
            <w:tcBorders>
              <w:left w:val="single" w:sz="4" w:space="0" w:color="000000"/>
              <w:bottom w:val="single" w:sz="4" w:space="0" w:color="000000"/>
            </w:tcBorders>
            <w:shd w:val="clear" w:color="auto" w:fill="D9D9D9" w:themeFill="background1" w:themeFillShade="D9"/>
          </w:tcPr>
          <w:p w14:paraId="3ACBF614" w14:textId="77777777" w:rsidR="00EB5E2A" w:rsidRPr="009300FF" w:rsidRDefault="00EB5E2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3DAC390E" w14:textId="77777777" w:rsidR="00EB5E2A" w:rsidRPr="009300FF" w:rsidRDefault="00EB5E2A" w:rsidP="004066EE">
            <w:pPr>
              <w:snapToGrid w:val="0"/>
              <w:spacing w:line="240" w:lineRule="auto"/>
              <w:rPr>
                <w:rFonts w:cs="Arial"/>
                <w:b/>
                <w:sz w:val="20"/>
                <w:szCs w:val="20"/>
              </w:rPr>
            </w:pPr>
            <w:r w:rsidRPr="009300FF">
              <w:rPr>
                <w:rFonts w:cs="Arial"/>
                <w:b/>
                <w:sz w:val="20"/>
                <w:szCs w:val="20"/>
              </w:rPr>
              <w:t>Ações do sistema</w:t>
            </w:r>
          </w:p>
        </w:tc>
      </w:tr>
      <w:tr w:rsidR="00EB5E2A" w:rsidRPr="009300FF" w14:paraId="61EAF75B" w14:textId="77777777" w:rsidTr="00EB5E2A">
        <w:tc>
          <w:tcPr>
            <w:tcW w:w="2865" w:type="dxa"/>
            <w:tcBorders>
              <w:left w:val="single" w:sz="4" w:space="0" w:color="000000"/>
              <w:bottom w:val="single" w:sz="4" w:space="0" w:color="000000"/>
            </w:tcBorders>
            <w:shd w:val="clear" w:color="auto" w:fill="auto"/>
          </w:tcPr>
          <w:p w14:paraId="3FBE4D72" w14:textId="72314FDD" w:rsidR="00EB5E2A" w:rsidRPr="009300FF" w:rsidRDefault="00EB5E2A" w:rsidP="00E733C6">
            <w:pPr>
              <w:snapToGrid w:val="0"/>
              <w:spacing w:line="240" w:lineRule="auto"/>
              <w:rPr>
                <w:rFonts w:cs="Arial"/>
                <w:b/>
                <w:sz w:val="20"/>
                <w:szCs w:val="20"/>
              </w:rPr>
            </w:pPr>
            <w:r>
              <w:rPr>
                <w:rFonts w:cs="Arial"/>
                <w:b/>
                <w:sz w:val="20"/>
                <w:szCs w:val="20"/>
              </w:rPr>
              <w:t xml:space="preserve">Ator </w:t>
            </w:r>
            <w:r w:rsidR="00E733C6">
              <w:rPr>
                <w:rFonts w:cs="Arial"/>
                <w:b/>
                <w:sz w:val="20"/>
                <w:szCs w:val="20"/>
              </w:rPr>
              <w:t>preenche o campo de Pesquisa com o nome do Cliente desejado e aciona o botão Mostrar no Mapa.</w:t>
            </w:r>
            <w:r w:rsidR="001E13A6">
              <w:rPr>
                <w:rFonts w:cs="Arial"/>
                <w:b/>
                <w:sz w:val="20"/>
                <w:szCs w:val="20"/>
              </w:rPr>
              <w:t>(FE001)</w:t>
            </w:r>
          </w:p>
        </w:tc>
        <w:tc>
          <w:tcPr>
            <w:tcW w:w="6098" w:type="dxa"/>
            <w:tcBorders>
              <w:bottom w:val="single" w:sz="4" w:space="0" w:color="000000"/>
              <w:right w:val="single" w:sz="4" w:space="0" w:color="000000"/>
            </w:tcBorders>
            <w:shd w:val="clear" w:color="auto" w:fill="auto"/>
          </w:tcPr>
          <w:p w14:paraId="02ADD5AD" w14:textId="77777777" w:rsidR="00EB5E2A" w:rsidRPr="009300FF" w:rsidRDefault="00EB5E2A" w:rsidP="004066EE">
            <w:pPr>
              <w:snapToGrid w:val="0"/>
              <w:spacing w:line="240" w:lineRule="auto"/>
              <w:rPr>
                <w:rFonts w:cs="Arial"/>
                <w:b/>
                <w:sz w:val="20"/>
                <w:szCs w:val="20"/>
              </w:rPr>
            </w:pPr>
            <w:r w:rsidRPr="009300FF">
              <w:rPr>
                <w:rFonts w:cs="Arial"/>
                <w:b/>
                <w:sz w:val="20"/>
                <w:szCs w:val="20"/>
              </w:rPr>
              <w:t>-</w:t>
            </w:r>
          </w:p>
        </w:tc>
      </w:tr>
      <w:tr w:rsidR="00EB5E2A" w:rsidRPr="009300FF" w14:paraId="2102E78D" w14:textId="77777777" w:rsidTr="00EB5E2A">
        <w:tc>
          <w:tcPr>
            <w:tcW w:w="2865" w:type="dxa"/>
            <w:tcBorders>
              <w:left w:val="single" w:sz="4" w:space="0" w:color="000000"/>
              <w:bottom w:val="single" w:sz="4" w:space="0" w:color="000000"/>
            </w:tcBorders>
            <w:shd w:val="clear" w:color="auto" w:fill="auto"/>
          </w:tcPr>
          <w:p w14:paraId="0E205008" w14:textId="77777777" w:rsidR="00EB5E2A" w:rsidRPr="009300FF" w:rsidRDefault="00EB5E2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8AAF197" w14:textId="152C1444" w:rsidR="00EB5E2A" w:rsidRPr="009300FF" w:rsidRDefault="00EB5E2A" w:rsidP="00E733C6">
            <w:pPr>
              <w:snapToGrid w:val="0"/>
              <w:spacing w:line="240" w:lineRule="auto"/>
              <w:rPr>
                <w:rFonts w:cs="Arial"/>
                <w:b/>
                <w:sz w:val="20"/>
                <w:szCs w:val="20"/>
              </w:rPr>
            </w:pPr>
            <w:r>
              <w:rPr>
                <w:rFonts w:cs="Arial"/>
                <w:b/>
                <w:sz w:val="20"/>
                <w:szCs w:val="20"/>
              </w:rPr>
              <w:t xml:space="preserve">Sistema </w:t>
            </w:r>
            <w:r w:rsidR="00E733C6">
              <w:rPr>
                <w:rFonts w:cs="Arial"/>
                <w:b/>
                <w:sz w:val="20"/>
                <w:szCs w:val="20"/>
              </w:rPr>
              <w:t>exibe localização cliente pesquisado.</w:t>
            </w:r>
          </w:p>
        </w:tc>
      </w:tr>
      <w:tr w:rsidR="00A56F93" w:rsidRPr="009300FF" w14:paraId="5BAF3049" w14:textId="77777777" w:rsidTr="00A56F93">
        <w:tc>
          <w:tcPr>
            <w:tcW w:w="2865" w:type="dxa"/>
            <w:tcBorders>
              <w:left w:val="single" w:sz="4" w:space="0" w:color="000000"/>
              <w:bottom w:val="single" w:sz="4" w:space="0" w:color="000000"/>
            </w:tcBorders>
            <w:shd w:val="clear" w:color="auto" w:fill="D9D9D9" w:themeFill="background1" w:themeFillShade="D9"/>
          </w:tcPr>
          <w:p w14:paraId="1E7AC9B1" w14:textId="77777777" w:rsidR="00A56F93" w:rsidRPr="009300FF" w:rsidRDefault="00A56F93" w:rsidP="004066EE">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67986031" w14:textId="6A02C1AE" w:rsidR="00A56F93" w:rsidRPr="009300FF" w:rsidRDefault="00A56F93" w:rsidP="004066EE">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006E190C">
              <w:rPr>
                <w:rFonts w:cs="Arial"/>
                <w:b/>
                <w:sz w:val="20"/>
                <w:szCs w:val="20"/>
              </w:rPr>
              <w:t>istema exibe mensagem MSG001</w:t>
            </w:r>
            <w:r w:rsidRPr="009300FF">
              <w:rPr>
                <w:rFonts w:cs="Arial"/>
                <w:b/>
                <w:sz w:val="20"/>
                <w:szCs w:val="20"/>
              </w:rPr>
              <w:t xml:space="preserve"> </w:t>
            </w:r>
            <w:r>
              <w:rPr>
                <w:rFonts w:cs="Arial"/>
                <w:b/>
                <w:sz w:val="20"/>
                <w:szCs w:val="20"/>
              </w:rPr>
              <w:t>no campo em questão</w:t>
            </w:r>
            <w:r w:rsidRPr="009300FF">
              <w:rPr>
                <w:rFonts w:cs="Arial"/>
                <w:b/>
                <w:sz w:val="20"/>
                <w:szCs w:val="20"/>
              </w:rPr>
              <w:t>.</w:t>
            </w:r>
          </w:p>
        </w:tc>
      </w:tr>
    </w:tbl>
    <w:p w14:paraId="0BA45F38" w14:textId="77777777" w:rsidR="005A5C91" w:rsidRDefault="005A5C91" w:rsidP="007D1DC9">
      <w:pPr>
        <w:jc w:val="center"/>
        <w:rPr>
          <w:rFonts w:cs="Arial"/>
        </w:rPr>
      </w:pPr>
    </w:p>
    <w:p w14:paraId="3EB96D55" w14:textId="77777777" w:rsidR="00D027CB" w:rsidRDefault="00D027CB" w:rsidP="007D1DC9">
      <w:pPr>
        <w:jc w:val="center"/>
        <w:rPr>
          <w:rFonts w:cs="Arial"/>
        </w:rPr>
      </w:pPr>
    </w:p>
    <w:p w14:paraId="6AA42EAB" w14:textId="77777777" w:rsidR="00D027CB" w:rsidRDefault="00D027CB" w:rsidP="007D1DC9">
      <w:pPr>
        <w:jc w:val="center"/>
        <w:rPr>
          <w:rFonts w:cs="Arial"/>
        </w:rPr>
      </w:pPr>
    </w:p>
    <w:p w14:paraId="330BCA2E" w14:textId="77777777" w:rsidR="007D1DC9" w:rsidRDefault="007D1DC9" w:rsidP="007D1DC9">
      <w:pPr>
        <w:jc w:val="center"/>
        <w:rPr>
          <w:rFonts w:cs="Arial"/>
        </w:rPr>
      </w:pPr>
      <w:r w:rsidRPr="009300FF">
        <w:rPr>
          <w:rFonts w:cs="Arial"/>
        </w:rPr>
        <w:t>Tabela 6</w:t>
      </w:r>
      <w:r w:rsidR="0012400C" w:rsidRPr="009300FF">
        <w:rPr>
          <w:rFonts w:cs="Arial"/>
        </w:rPr>
        <w:t xml:space="preserve">: Buscar </w:t>
      </w:r>
      <w:r w:rsidR="005D34AE">
        <w:rPr>
          <w:rFonts w:cs="Arial"/>
        </w:rPr>
        <w:t xml:space="preserve">cliente </w:t>
      </w:r>
      <w:r w:rsidR="0012400C" w:rsidRPr="009300FF">
        <w:rPr>
          <w:rFonts w:cs="Arial"/>
        </w:rPr>
        <w:t xml:space="preserve">por </w:t>
      </w:r>
      <w:proofErr w:type="spellStart"/>
      <w:r w:rsidR="0012400C" w:rsidRPr="009300FF">
        <w:rPr>
          <w:rFonts w:cs="Arial"/>
        </w:rPr>
        <w:t>Geolocalização</w:t>
      </w:r>
      <w:proofErr w:type="spellEnd"/>
    </w:p>
    <w:tbl>
      <w:tblPr>
        <w:tblW w:w="0" w:type="auto"/>
        <w:tblInd w:w="167" w:type="dxa"/>
        <w:tblLayout w:type="fixed"/>
        <w:tblLook w:val="0000" w:firstRow="0" w:lastRow="0" w:firstColumn="0" w:lastColumn="0" w:noHBand="0" w:noVBand="0"/>
      </w:tblPr>
      <w:tblGrid>
        <w:gridCol w:w="2865"/>
        <w:gridCol w:w="6098"/>
      </w:tblGrid>
      <w:tr w:rsidR="00F5599F" w:rsidRPr="009300FF" w14:paraId="39118431" w14:textId="77777777" w:rsidTr="004066EE">
        <w:tc>
          <w:tcPr>
            <w:tcW w:w="2865" w:type="dxa"/>
            <w:tcBorders>
              <w:top w:val="single" w:sz="4" w:space="0" w:color="000000"/>
              <w:left w:val="single" w:sz="4" w:space="0" w:color="000000"/>
              <w:bottom w:val="single" w:sz="4" w:space="0" w:color="000000"/>
            </w:tcBorders>
            <w:shd w:val="clear" w:color="auto" w:fill="D9D9D9"/>
          </w:tcPr>
          <w:p w14:paraId="57DE0DEA" w14:textId="77777777" w:rsidR="00F5599F" w:rsidRPr="009300FF" w:rsidRDefault="00F5599F" w:rsidP="004066EE">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7CC8A93D" w14:textId="6D336545" w:rsidR="00F5599F" w:rsidRPr="009300FF" w:rsidRDefault="00F5599F" w:rsidP="00F5599F">
            <w:pPr>
              <w:snapToGrid w:val="0"/>
              <w:spacing w:line="240" w:lineRule="auto"/>
              <w:rPr>
                <w:rFonts w:cs="Arial"/>
                <w:b/>
                <w:sz w:val="20"/>
                <w:szCs w:val="20"/>
              </w:rPr>
            </w:pPr>
            <w:r w:rsidRPr="009300FF">
              <w:rPr>
                <w:rFonts w:cs="Arial"/>
                <w:b/>
                <w:sz w:val="20"/>
                <w:szCs w:val="20"/>
              </w:rPr>
              <w:t>UC00</w:t>
            </w:r>
            <w:r>
              <w:rPr>
                <w:rFonts w:cs="Arial"/>
                <w:b/>
                <w:sz w:val="20"/>
                <w:szCs w:val="20"/>
              </w:rPr>
              <w:t>6 – BUSCAR CLIENTE POR GEOLOCALIZAÇÃO</w:t>
            </w:r>
          </w:p>
        </w:tc>
      </w:tr>
      <w:tr w:rsidR="00F5599F" w:rsidRPr="009300FF" w14:paraId="3377C85C" w14:textId="77777777" w:rsidTr="004066EE">
        <w:tc>
          <w:tcPr>
            <w:tcW w:w="2865" w:type="dxa"/>
            <w:tcBorders>
              <w:left w:val="single" w:sz="4" w:space="0" w:color="000000"/>
              <w:bottom w:val="single" w:sz="4" w:space="0" w:color="000000"/>
            </w:tcBorders>
            <w:shd w:val="clear" w:color="auto" w:fill="D9D9D9"/>
          </w:tcPr>
          <w:p w14:paraId="70092F87" w14:textId="77777777" w:rsidR="00F5599F" w:rsidRPr="009300FF" w:rsidRDefault="00F5599F" w:rsidP="004066EE">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2B71452E" w14:textId="77777777" w:rsidR="00F5599F" w:rsidRPr="009300FF" w:rsidRDefault="00F5599F" w:rsidP="004066EE">
            <w:pPr>
              <w:snapToGrid w:val="0"/>
              <w:spacing w:line="240" w:lineRule="auto"/>
              <w:rPr>
                <w:rFonts w:cs="Arial"/>
                <w:b/>
                <w:sz w:val="20"/>
                <w:szCs w:val="20"/>
              </w:rPr>
            </w:pPr>
          </w:p>
        </w:tc>
      </w:tr>
      <w:tr w:rsidR="00F5599F" w:rsidRPr="009300FF" w14:paraId="62435DE3" w14:textId="77777777" w:rsidTr="004066EE">
        <w:tc>
          <w:tcPr>
            <w:tcW w:w="2865" w:type="dxa"/>
            <w:tcBorders>
              <w:left w:val="single" w:sz="4" w:space="0" w:color="000000"/>
              <w:bottom w:val="single" w:sz="4" w:space="0" w:color="000000"/>
            </w:tcBorders>
            <w:shd w:val="clear" w:color="auto" w:fill="D9D9D9"/>
          </w:tcPr>
          <w:p w14:paraId="154E3250" w14:textId="77777777" w:rsidR="00F5599F" w:rsidRPr="009300FF" w:rsidRDefault="00F5599F" w:rsidP="004066EE">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73ECE613" w14:textId="77777777" w:rsidR="00F5599F" w:rsidRPr="009300FF" w:rsidRDefault="00F5599F" w:rsidP="004066EE">
            <w:pPr>
              <w:snapToGrid w:val="0"/>
              <w:spacing w:line="240" w:lineRule="auto"/>
              <w:rPr>
                <w:rFonts w:cs="Arial"/>
                <w:b/>
                <w:sz w:val="20"/>
                <w:szCs w:val="20"/>
              </w:rPr>
            </w:pPr>
            <w:r>
              <w:rPr>
                <w:rFonts w:cs="Arial"/>
                <w:b/>
                <w:sz w:val="20"/>
                <w:szCs w:val="20"/>
              </w:rPr>
              <w:t>Cliente</w:t>
            </w:r>
          </w:p>
        </w:tc>
      </w:tr>
      <w:tr w:rsidR="00F5599F" w:rsidRPr="009300FF" w14:paraId="13A1CE31" w14:textId="77777777" w:rsidTr="004066EE">
        <w:tc>
          <w:tcPr>
            <w:tcW w:w="2865" w:type="dxa"/>
            <w:tcBorders>
              <w:left w:val="single" w:sz="4" w:space="0" w:color="000000"/>
              <w:bottom w:val="single" w:sz="4" w:space="0" w:color="000000"/>
            </w:tcBorders>
            <w:shd w:val="clear" w:color="auto" w:fill="D9D9D9"/>
          </w:tcPr>
          <w:p w14:paraId="4D75B863" w14:textId="77777777" w:rsidR="00F5599F" w:rsidRPr="009300FF" w:rsidRDefault="00F5599F" w:rsidP="004066EE">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382F8F86" w14:textId="77777777" w:rsidR="00F5599F" w:rsidRPr="009300FF" w:rsidRDefault="00F5599F" w:rsidP="004066EE">
            <w:pPr>
              <w:snapToGrid w:val="0"/>
              <w:spacing w:line="240" w:lineRule="auto"/>
              <w:rPr>
                <w:rFonts w:cs="Arial"/>
                <w:b/>
                <w:sz w:val="20"/>
                <w:szCs w:val="20"/>
              </w:rPr>
            </w:pPr>
          </w:p>
        </w:tc>
      </w:tr>
      <w:tr w:rsidR="00F5599F" w:rsidRPr="009300FF" w14:paraId="7A3CB6E1" w14:textId="77777777" w:rsidTr="004066EE">
        <w:tc>
          <w:tcPr>
            <w:tcW w:w="2865" w:type="dxa"/>
            <w:tcBorders>
              <w:left w:val="single" w:sz="4" w:space="0" w:color="000000"/>
              <w:bottom w:val="single" w:sz="4" w:space="0" w:color="000000"/>
            </w:tcBorders>
            <w:shd w:val="clear" w:color="auto" w:fill="D9D9D9"/>
          </w:tcPr>
          <w:p w14:paraId="416FDE5B" w14:textId="77777777" w:rsidR="00F5599F" w:rsidRPr="009300FF" w:rsidRDefault="00F5599F" w:rsidP="004066EE">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7BB21781" w14:textId="3BFF90CA" w:rsidR="00F5599F" w:rsidRPr="009300FF" w:rsidRDefault="00F5599F" w:rsidP="00F5599F">
            <w:pPr>
              <w:snapToGrid w:val="0"/>
              <w:spacing w:line="240" w:lineRule="auto"/>
              <w:rPr>
                <w:rFonts w:cs="Arial"/>
                <w:b/>
                <w:sz w:val="20"/>
                <w:szCs w:val="20"/>
              </w:rPr>
            </w:pPr>
            <w:r>
              <w:rPr>
                <w:rFonts w:cs="Arial"/>
                <w:b/>
                <w:sz w:val="20"/>
                <w:szCs w:val="20"/>
              </w:rPr>
              <w:t>Cliente</w:t>
            </w:r>
            <w:r w:rsidRPr="009300FF">
              <w:rPr>
                <w:rFonts w:cs="Arial"/>
                <w:b/>
                <w:sz w:val="20"/>
                <w:szCs w:val="20"/>
              </w:rPr>
              <w:t>s que possuem cadastro no sistema, utilizarão desse caso de uso para visualizar</w:t>
            </w:r>
            <w:r>
              <w:rPr>
                <w:rFonts w:cs="Arial"/>
                <w:b/>
                <w:sz w:val="20"/>
                <w:szCs w:val="20"/>
              </w:rPr>
              <w:t>em</w:t>
            </w:r>
            <w:r w:rsidRPr="009300FF">
              <w:rPr>
                <w:rFonts w:cs="Arial"/>
                <w:b/>
                <w:sz w:val="20"/>
                <w:szCs w:val="20"/>
              </w:rPr>
              <w:t xml:space="preserve"> os </w:t>
            </w:r>
            <w:r>
              <w:rPr>
                <w:rFonts w:cs="Arial"/>
                <w:b/>
                <w:sz w:val="20"/>
                <w:szCs w:val="20"/>
              </w:rPr>
              <w:t>clientes</w:t>
            </w:r>
            <w:r w:rsidRPr="009300FF">
              <w:rPr>
                <w:rFonts w:cs="Arial"/>
                <w:b/>
                <w:sz w:val="20"/>
                <w:szCs w:val="20"/>
              </w:rPr>
              <w:t xml:space="preserve"> </w:t>
            </w:r>
            <w:r>
              <w:rPr>
                <w:rFonts w:cs="Arial"/>
                <w:b/>
                <w:sz w:val="20"/>
                <w:szCs w:val="20"/>
              </w:rPr>
              <w:t xml:space="preserve">cadastrados a partir de um endereço informado e por um limite de distância em relação ao endereço. </w:t>
            </w:r>
          </w:p>
        </w:tc>
      </w:tr>
      <w:tr w:rsidR="00F5599F" w:rsidRPr="009300FF" w14:paraId="159D2A0A" w14:textId="77777777" w:rsidTr="004066EE">
        <w:tc>
          <w:tcPr>
            <w:tcW w:w="2865" w:type="dxa"/>
            <w:tcBorders>
              <w:left w:val="single" w:sz="4" w:space="0" w:color="000000"/>
              <w:bottom w:val="single" w:sz="4" w:space="0" w:color="000000"/>
            </w:tcBorders>
            <w:shd w:val="clear" w:color="auto" w:fill="D9D9D9"/>
          </w:tcPr>
          <w:p w14:paraId="0640E23C" w14:textId="77777777" w:rsidR="00F5599F" w:rsidRPr="009300FF" w:rsidRDefault="00F5599F" w:rsidP="004066EE">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233BB18" w14:textId="77777777" w:rsidR="00F5599F" w:rsidRPr="009300FF" w:rsidRDefault="00F5599F" w:rsidP="004066EE">
            <w:pPr>
              <w:snapToGrid w:val="0"/>
              <w:spacing w:line="240" w:lineRule="auto"/>
              <w:rPr>
                <w:rFonts w:cs="Arial"/>
                <w:b/>
                <w:sz w:val="20"/>
                <w:szCs w:val="20"/>
              </w:rPr>
            </w:pPr>
            <w:r w:rsidRPr="009300FF">
              <w:rPr>
                <w:rFonts w:cs="Arial"/>
                <w:b/>
                <w:sz w:val="20"/>
                <w:szCs w:val="20"/>
              </w:rPr>
              <w:t>Possuir cadastro no sistema.</w:t>
            </w:r>
          </w:p>
        </w:tc>
      </w:tr>
      <w:tr w:rsidR="00F5599F" w:rsidRPr="009300FF" w14:paraId="4AE32D71" w14:textId="77777777" w:rsidTr="004066EE">
        <w:tc>
          <w:tcPr>
            <w:tcW w:w="2865" w:type="dxa"/>
            <w:tcBorders>
              <w:left w:val="single" w:sz="4" w:space="0" w:color="000000"/>
              <w:bottom w:val="single" w:sz="4" w:space="0" w:color="000000"/>
            </w:tcBorders>
            <w:shd w:val="clear" w:color="auto" w:fill="D9D9D9"/>
          </w:tcPr>
          <w:p w14:paraId="49627C74" w14:textId="77777777" w:rsidR="00F5599F" w:rsidRPr="009300FF" w:rsidRDefault="00F5599F" w:rsidP="004066EE">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624D4F2C" w14:textId="77777777" w:rsidR="00F5599F" w:rsidRPr="009300FF" w:rsidRDefault="00F5599F" w:rsidP="004066EE">
            <w:pPr>
              <w:snapToGrid w:val="0"/>
              <w:spacing w:line="240" w:lineRule="auto"/>
              <w:rPr>
                <w:rFonts w:cs="Arial"/>
                <w:b/>
                <w:sz w:val="20"/>
                <w:szCs w:val="20"/>
              </w:rPr>
            </w:pPr>
          </w:p>
        </w:tc>
      </w:tr>
      <w:tr w:rsidR="00F5599F" w:rsidRPr="009300FF" w14:paraId="7A92D309" w14:textId="77777777" w:rsidTr="004066EE">
        <w:tc>
          <w:tcPr>
            <w:tcW w:w="2865" w:type="dxa"/>
            <w:tcBorders>
              <w:left w:val="single" w:sz="4" w:space="0" w:color="000000"/>
              <w:bottom w:val="single" w:sz="4" w:space="0" w:color="000000"/>
            </w:tcBorders>
            <w:shd w:val="clear" w:color="auto" w:fill="D9D9D9"/>
          </w:tcPr>
          <w:p w14:paraId="08531575"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66ACEF7"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sistema</w:t>
            </w:r>
          </w:p>
        </w:tc>
      </w:tr>
      <w:tr w:rsidR="00F5599F" w:rsidRPr="009300FF" w14:paraId="0827AC74" w14:textId="77777777" w:rsidTr="004066EE">
        <w:tc>
          <w:tcPr>
            <w:tcW w:w="2865" w:type="dxa"/>
            <w:tcBorders>
              <w:left w:val="single" w:sz="4" w:space="0" w:color="000000"/>
              <w:bottom w:val="single" w:sz="4" w:space="0" w:color="000000"/>
            </w:tcBorders>
            <w:shd w:val="clear" w:color="auto" w:fill="auto"/>
          </w:tcPr>
          <w:p w14:paraId="6DB70377" w14:textId="1955A587" w:rsidR="00F5599F" w:rsidRPr="009300FF" w:rsidRDefault="00F5599F" w:rsidP="00BE043C">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sidR="00886920">
              <w:rPr>
                <w:rFonts w:cs="Arial"/>
                <w:b/>
                <w:sz w:val="20"/>
                <w:szCs w:val="20"/>
              </w:rPr>
              <w:t>Buscar</w:t>
            </w:r>
            <w:r w:rsidR="00BE043C">
              <w:rPr>
                <w:rFonts w:cs="Arial"/>
                <w:b/>
                <w:sz w:val="20"/>
                <w:szCs w:val="20"/>
              </w:rPr>
              <w:t>.</w:t>
            </w:r>
          </w:p>
        </w:tc>
        <w:tc>
          <w:tcPr>
            <w:tcW w:w="6098" w:type="dxa"/>
            <w:tcBorders>
              <w:bottom w:val="single" w:sz="4" w:space="0" w:color="000000"/>
              <w:right w:val="single" w:sz="4" w:space="0" w:color="000000"/>
            </w:tcBorders>
            <w:shd w:val="clear" w:color="auto" w:fill="auto"/>
          </w:tcPr>
          <w:p w14:paraId="210CEE88" w14:textId="77777777" w:rsidR="00F5599F" w:rsidRPr="009300FF" w:rsidRDefault="00F5599F" w:rsidP="004066EE">
            <w:pPr>
              <w:snapToGrid w:val="0"/>
              <w:spacing w:line="240" w:lineRule="auto"/>
              <w:rPr>
                <w:rFonts w:cs="Arial"/>
                <w:b/>
                <w:sz w:val="20"/>
                <w:szCs w:val="20"/>
              </w:rPr>
            </w:pPr>
            <w:r w:rsidRPr="009300FF">
              <w:rPr>
                <w:rFonts w:cs="Arial"/>
                <w:b/>
                <w:sz w:val="20"/>
                <w:szCs w:val="20"/>
              </w:rPr>
              <w:t>-</w:t>
            </w:r>
          </w:p>
        </w:tc>
      </w:tr>
      <w:tr w:rsidR="00F5599F" w:rsidRPr="009300FF" w14:paraId="3945DCEE" w14:textId="77777777" w:rsidTr="004066EE">
        <w:tc>
          <w:tcPr>
            <w:tcW w:w="2865" w:type="dxa"/>
            <w:tcBorders>
              <w:left w:val="single" w:sz="4" w:space="0" w:color="000000"/>
              <w:bottom w:val="single" w:sz="4" w:space="0" w:color="000000"/>
            </w:tcBorders>
            <w:shd w:val="clear" w:color="auto" w:fill="auto"/>
          </w:tcPr>
          <w:p w14:paraId="750F97D5" w14:textId="77777777" w:rsidR="00F5599F" w:rsidRPr="009300FF" w:rsidRDefault="00F5599F"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7240C155" w14:textId="11D6A533" w:rsidR="00F5599F" w:rsidRPr="009300FF" w:rsidRDefault="00F5599F" w:rsidP="00EF0F03">
            <w:pPr>
              <w:snapToGrid w:val="0"/>
              <w:spacing w:line="240" w:lineRule="auto"/>
              <w:rPr>
                <w:rFonts w:cs="Arial"/>
                <w:b/>
                <w:sz w:val="20"/>
                <w:szCs w:val="20"/>
              </w:rPr>
            </w:pPr>
            <w:r>
              <w:rPr>
                <w:rFonts w:cs="Arial"/>
                <w:b/>
                <w:sz w:val="20"/>
                <w:szCs w:val="20"/>
              </w:rPr>
              <w:t xml:space="preserve">Sistema exibe mapa, juntamente com o campo de </w:t>
            </w:r>
            <w:r w:rsidR="00EF0F03">
              <w:rPr>
                <w:rFonts w:cs="Arial"/>
                <w:b/>
                <w:sz w:val="20"/>
                <w:szCs w:val="20"/>
              </w:rPr>
              <w:t>Endereço</w:t>
            </w:r>
            <w:r>
              <w:rPr>
                <w:rFonts w:cs="Arial"/>
                <w:b/>
                <w:sz w:val="20"/>
                <w:szCs w:val="20"/>
              </w:rPr>
              <w:t xml:space="preserve"> </w:t>
            </w:r>
            <w:r w:rsidR="00BE043C">
              <w:rPr>
                <w:rFonts w:cs="Arial"/>
                <w:b/>
                <w:sz w:val="20"/>
                <w:szCs w:val="20"/>
              </w:rPr>
              <w:t>e</w:t>
            </w:r>
            <w:r>
              <w:rPr>
                <w:rFonts w:cs="Arial"/>
                <w:b/>
                <w:sz w:val="20"/>
                <w:szCs w:val="20"/>
              </w:rPr>
              <w:t xml:space="preserve"> o botão Mostrar no Mapa.</w:t>
            </w:r>
          </w:p>
        </w:tc>
      </w:tr>
      <w:tr w:rsidR="00BE043C" w:rsidRPr="009300FF" w14:paraId="579A2791" w14:textId="77777777" w:rsidTr="004066EE">
        <w:tc>
          <w:tcPr>
            <w:tcW w:w="2865" w:type="dxa"/>
            <w:tcBorders>
              <w:left w:val="single" w:sz="4" w:space="0" w:color="000000"/>
              <w:bottom w:val="single" w:sz="4" w:space="0" w:color="000000"/>
            </w:tcBorders>
            <w:shd w:val="clear" w:color="auto" w:fill="auto"/>
          </w:tcPr>
          <w:p w14:paraId="396BA247" w14:textId="648F8801" w:rsidR="00BE043C" w:rsidRPr="009300FF" w:rsidRDefault="00BE043C" w:rsidP="004066EE">
            <w:pPr>
              <w:snapToGrid w:val="0"/>
              <w:spacing w:line="240" w:lineRule="auto"/>
              <w:rPr>
                <w:rFonts w:cs="Arial"/>
                <w:b/>
                <w:sz w:val="20"/>
                <w:szCs w:val="20"/>
              </w:rPr>
            </w:pPr>
            <w:r>
              <w:rPr>
                <w:rFonts w:cs="Arial"/>
                <w:b/>
                <w:sz w:val="20"/>
                <w:szCs w:val="20"/>
              </w:rPr>
              <w:t>Ator preenche o campo de Endereço e aciona a opção Mostrar no Mapa.</w:t>
            </w:r>
            <w:r w:rsidR="007559B3">
              <w:rPr>
                <w:rFonts w:cs="Arial"/>
                <w:b/>
                <w:sz w:val="20"/>
                <w:szCs w:val="20"/>
              </w:rPr>
              <w:t>(FE001)</w:t>
            </w:r>
          </w:p>
        </w:tc>
        <w:tc>
          <w:tcPr>
            <w:tcW w:w="6098" w:type="dxa"/>
            <w:tcBorders>
              <w:bottom w:val="single" w:sz="4" w:space="0" w:color="000000"/>
              <w:right w:val="single" w:sz="4" w:space="0" w:color="000000"/>
            </w:tcBorders>
            <w:shd w:val="clear" w:color="auto" w:fill="auto"/>
          </w:tcPr>
          <w:p w14:paraId="713D4C04" w14:textId="77777777" w:rsidR="00BE043C" w:rsidRPr="009300FF" w:rsidRDefault="00BE043C" w:rsidP="004066EE">
            <w:pPr>
              <w:snapToGrid w:val="0"/>
              <w:spacing w:line="240" w:lineRule="auto"/>
              <w:rPr>
                <w:rFonts w:cs="Arial"/>
                <w:b/>
                <w:sz w:val="20"/>
                <w:szCs w:val="20"/>
              </w:rPr>
            </w:pPr>
            <w:r>
              <w:rPr>
                <w:rFonts w:cs="Arial"/>
                <w:b/>
                <w:sz w:val="20"/>
                <w:szCs w:val="20"/>
              </w:rPr>
              <w:t>-</w:t>
            </w:r>
          </w:p>
        </w:tc>
      </w:tr>
      <w:tr w:rsidR="00A56F93" w:rsidRPr="009300FF" w14:paraId="55201EB0" w14:textId="77777777" w:rsidTr="004066EE">
        <w:tc>
          <w:tcPr>
            <w:tcW w:w="2865" w:type="dxa"/>
            <w:tcBorders>
              <w:left w:val="single" w:sz="4" w:space="0" w:color="000000"/>
              <w:bottom w:val="single" w:sz="4" w:space="0" w:color="000000"/>
            </w:tcBorders>
            <w:shd w:val="clear" w:color="auto" w:fill="auto"/>
          </w:tcPr>
          <w:p w14:paraId="1DEE23CC" w14:textId="383E127A" w:rsidR="00A56F93" w:rsidRPr="009300FF" w:rsidRDefault="00A56F93" w:rsidP="004066EE">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3E00B58" w14:textId="0DA25362" w:rsidR="00A56F93" w:rsidRPr="009300FF" w:rsidRDefault="00A56F93" w:rsidP="00A56F93">
            <w:pPr>
              <w:snapToGrid w:val="0"/>
              <w:spacing w:line="240" w:lineRule="auto"/>
              <w:rPr>
                <w:rFonts w:cs="Arial"/>
                <w:b/>
                <w:sz w:val="20"/>
                <w:szCs w:val="20"/>
              </w:rPr>
            </w:pPr>
            <w:r>
              <w:rPr>
                <w:rFonts w:cs="Arial"/>
                <w:b/>
                <w:sz w:val="20"/>
                <w:szCs w:val="20"/>
              </w:rPr>
              <w:t>Sistema exibe o mapa de acordo com o endereço informado e exibe clientes cadastrados, identificando-os com um ícone.</w:t>
            </w:r>
          </w:p>
        </w:tc>
      </w:tr>
      <w:tr w:rsidR="00F5599F" w:rsidRPr="009300FF" w14:paraId="2DD4379C" w14:textId="77777777" w:rsidTr="004066EE">
        <w:tc>
          <w:tcPr>
            <w:tcW w:w="2865" w:type="dxa"/>
            <w:tcBorders>
              <w:left w:val="single" w:sz="4" w:space="0" w:color="000000"/>
              <w:bottom w:val="single" w:sz="4" w:space="0" w:color="000000"/>
            </w:tcBorders>
            <w:shd w:val="clear" w:color="auto" w:fill="auto"/>
          </w:tcPr>
          <w:p w14:paraId="48396476" w14:textId="27659851" w:rsidR="00F5599F" w:rsidRPr="009300FF" w:rsidRDefault="00BE043C" w:rsidP="00BE043C">
            <w:pPr>
              <w:snapToGrid w:val="0"/>
              <w:spacing w:line="240" w:lineRule="auto"/>
              <w:rPr>
                <w:rFonts w:cs="Arial"/>
                <w:b/>
                <w:sz w:val="20"/>
                <w:szCs w:val="20"/>
              </w:rPr>
            </w:pPr>
            <w:r>
              <w:rPr>
                <w:rFonts w:cs="Arial"/>
                <w:b/>
                <w:sz w:val="20"/>
                <w:szCs w:val="20"/>
              </w:rPr>
              <w:t>Ator visualiza clientes.</w:t>
            </w:r>
            <w:r w:rsidR="00A56F93">
              <w:rPr>
                <w:rFonts w:cs="Arial"/>
                <w:b/>
                <w:sz w:val="20"/>
                <w:szCs w:val="20"/>
              </w:rPr>
              <w:t xml:space="preserve"> (FA001)</w:t>
            </w:r>
          </w:p>
        </w:tc>
        <w:tc>
          <w:tcPr>
            <w:tcW w:w="6098" w:type="dxa"/>
            <w:tcBorders>
              <w:bottom w:val="single" w:sz="4" w:space="0" w:color="000000"/>
              <w:right w:val="single" w:sz="4" w:space="0" w:color="000000"/>
            </w:tcBorders>
            <w:shd w:val="clear" w:color="auto" w:fill="auto"/>
          </w:tcPr>
          <w:p w14:paraId="5CCFE014" w14:textId="77777777" w:rsidR="00F5599F" w:rsidRPr="009300FF" w:rsidRDefault="00F5599F" w:rsidP="004066EE">
            <w:pPr>
              <w:snapToGrid w:val="0"/>
              <w:spacing w:line="240" w:lineRule="auto"/>
              <w:rPr>
                <w:rFonts w:cs="Arial"/>
                <w:b/>
                <w:sz w:val="20"/>
                <w:szCs w:val="20"/>
              </w:rPr>
            </w:pPr>
            <w:r>
              <w:rPr>
                <w:rFonts w:cs="Arial"/>
                <w:b/>
                <w:sz w:val="20"/>
                <w:szCs w:val="20"/>
              </w:rPr>
              <w:t>-</w:t>
            </w:r>
          </w:p>
        </w:tc>
      </w:tr>
      <w:tr w:rsidR="00D027CB" w:rsidRPr="009300FF" w14:paraId="595BA952" w14:textId="77777777" w:rsidTr="004066EE">
        <w:tc>
          <w:tcPr>
            <w:tcW w:w="2865" w:type="dxa"/>
            <w:tcBorders>
              <w:left w:val="single" w:sz="4" w:space="0" w:color="000000"/>
            </w:tcBorders>
            <w:shd w:val="clear" w:color="auto" w:fill="D9D9D9"/>
          </w:tcPr>
          <w:p w14:paraId="0B0CA9DB" w14:textId="77777777" w:rsidR="00D027CB" w:rsidRPr="009300FF" w:rsidRDefault="00D027CB"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FDCEC21" w14:textId="77777777" w:rsidR="00D027CB" w:rsidRPr="009300FF" w:rsidRDefault="00D027CB" w:rsidP="004066EE">
            <w:pPr>
              <w:snapToGrid w:val="0"/>
              <w:spacing w:line="240" w:lineRule="auto"/>
              <w:rPr>
                <w:rFonts w:cs="Arial"/>
                <w:b/>
                <w:sz w:val="20"/>
                <w:szCs w:val="20"/>
              </w:rPr>
            </w:pPr>
          </w:p>
        </w:tc>
      </w:tr>
      <w:tr w:rsidR="00D027CB" w:rsidRPr="009300FF" w14:paraId="199D6129" w14:textId="77777777" w:rsidTr="004066EE">
        <w:tc>
          <w:tcPr>
            <w:tcW w:w="2865" w:type="dxa"/>
            <w:tcBorders>
              <w:left w:val="single" w:sz="4" w:space="0" w:color="000000"/>
            </w:tcBorders>
            <w:shd w:val="clear" w:color="auto" w:fill="D9D9D9"/>
          </w:tcPr>
          <w:p w14:paraId="2C7B8808" w14:textId="77777777" w:rsidR="00D027CB" w:rsidRPr="009300FF" w:rsidRDefault="00D027CB"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A1E5B33" w14:textId="77777777" w:rsidR="00D027CB" w:rsidRPr="009300FF" w:rsidRDefault="00D027CB" w:rsidP="004066EE">
            <w:pPr>
              <w:snapToGrid w:val="0"/>
              <w:spacing w:line="240" w:lineRule="auto"/>
              <w:rPr>
                <w:rFonts w:cs="Arial"/>
                <w:b/>
                <w:sz w:val="20"/>
                <w:szCs w:val="20"/>
              </w:rPr>
            </w:pPr>
          </w:p>
        </w:tc>
      </w:tr>
      <w:tr w:rsidR="00D027CB" w:rsidRPr="009300FF" w14:paraId="51E52EE2" w14:textId="77777777" w:rsidTr="004066EE">
        <w:tc>
          <w:tcPr>
            <w:tcW w:w="2865" w:type="dxa"/>
            <w:tcBorders>
              <w:left w:val="single" w:sz="4" w:space="0" w:color="000000"/>
            </w:tcBorders>
            <w:shd w:val="clear" w:color="auto" w:fill="D9D9D9"/>
          </w:tcPr>
          <w:p w14:paraId="45A52D1F" w14:textId="77777777" w:rsidR="00D027CB" w:rsidRPr="009300FF" w:rsidRDefault="00D027CB"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6CC0E62F" w14:textId="77777777" w:rsidR="00D027CB" w:rsidRDefault="00D027CB" w:rsidP="004066EE">
            <w:pPr>
              <w:snapToGrid w:val="0"/>
              <w:spacing w:line="240" w:lineRule="auto"/>
              <w:rPr>
                <w:rFonts w:cs="Arial"/>
                <w:b/>
                <w:sz w:val="20"/>
                <w:szCs w:val="20"/>
              </w:rPr>
            </w:pPr>
            <w:r>
              <w:rPr>
                <w:rFonts w:cs="Arial"/>
                <w:b/>
                <w:sz w:val="20"/>
                <w:szCs w:val="20"/>
              </w:rPr>
              <w:t>MSG001 – Este campo é obrigatório.</w:t>
            </w:r>
          </w:p>
          <w:p w14:paraId="3F4B96CE" w14:textId="77777777" w:rsidR="00D027CB" w:rsidRPr="009300FF" w:rsidRDefault="00D027CB" w:rsidP="004066EE">
            <w:pPr>
              <w:snapToGrid w:val="0"/>
              <w:spacing w:line="240" w:lineRule="auto"/>
              <w:rPr>
                <w:rFonts w:cs="Arial"/>
                <w:b/>
                <w:sz w:val="20"/>
                <w:szCs w:val="20"/>
              </w:rPr>
            </w:pPr>
          </w:p>
        </w:tc>
      </w:tr>
      <w:tr w:rsidR="00D027CB" w:rsidRPr="009300FF" w14:paraId="57F4DFE4" w14:textId="77777777" w:rsidTr="004066EE">
        <w:tc>
          <w:tcPr>
            <w:tcW w:w="2865" w:type="dxa"/>
            <w:tcBorders>
              <w:left w:val="single" w:sz="4" w:space="0" w:color="auto"/>
              <w:bottom w:val="single" w:sz="4" w:space="0" w:color="000000"/>
            </w:tcBorders>
            <w:shd w:val="clear" w:color="auto" w:fill="D9D9D9"/>
          </w:tcPr>
          <w:p w14:paraId="604469F8" w14:textId="77777777" w:rsidR="00D027CB" w:rsidRPr="009300FF" w:rsidRDefault="00D027CB"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BA22F14" w14:textId="77777777" w:rsidR="00D027CB" w:rsidRPr="009300FF" w:rsidRDefault="00D027CB" w:rsidP="004066EE">
            <w:pPr>
              <w:snapToGrid w:val="0"/>
              <w:spacing w:line="240" w:lineRule="auto"/>
              <w:rPr>
                <w:rFonts w:cs="Arial"/>
                <w:b/>
                <w:sz w:val="20"/>
                <w:szCs w:val="20"/>
              </w:rPr>
            </w:pPr>
          </w:p>
        </w:tc>
      </w:tr>
      <w:tr w:rsidR="00F5599F" w:rsidRPr="009300FF" w14:paraId="1B3A2D13" w14:textId="77777777" w:rsidTr="004066EE">
        <w:tc>
          <w:tcPr>
            <w:tcW w:w="2865" w:type="dxa"/>
            <w:tcBorders>
              <w:left w:val="single" w:sz="4" w:space="0" w:color="000000"/>
              <w:bottom w:val="single" w:sz="4" w:space="0" w:color="000000"/>
            </w:tcBorders>
            <w:shd w:val="clear" w:color="auto" w:fill="D9D9D9" w:themeFill="background1" w:themeFillShade="D9"/>
          </w:tcPr>
          <w:p w14:paraId="41661511" w14:textId="77777777" w:rsidR="00F5599F" w:rsidRPr="009300FF" w:rsidRDefault="00F5599F" w:rsidP="004066E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Visualizar Nome do Cliente</w:t>
            </w:r>
          </w:p>
        </w:tc>
        <w:tc>
          <w:tcPr>
            <w:tcW w:w="6098" w:type="dxa"/>
            <w:tcBorders>
              <w:bottom w:val="single" w:sz="4" w:space="0" w:color="000000"/>
              <w:right w:val="single" w:sz="4" w:space="0" w:color="000000"/>
            </w:tcBorders>
            <w:shd w:val="clear" w:color="auto" w:fill="auto"/>
          </w:tcPr>
          <w:p w14:paraId="04430C44" w14:textId="77777777" w:rsidR="00F5599F" w:rsidRPr="009300FF" w:rsidRDefault="00F5599F" w:rsidP="004066EE">
            <w:pPr>
              <w:snapToGrid w:val="0"/>
              <w:spacing w:line="240" w:lineRule="auto"/>
              <w:rPr>
                <w:rFonts w:cs="Arial"/>
                <w:b/>
                <w:sz w:val="20"/>
                <w:szCs w:val="20"/>
              </w:rPr>
            </w:pPr>
          </w:p>
        </w:tc>
      </w:tr>
      <w:tr w:rsidR="00F5599F" w:rsidRPr="009300FF" w14:paraId="255A88CC" w14:textId="77777777" w:rsidTr="004066EE">
        <w:tc>
          <w:tcPr>
            <w:tcW w:w="2865" w:type="dxa"/>
            <w:tcBorders>
              <w:left w:val="single" w:sz="4" w:space="0" w:color="000000"/>
              <w:bottom w:val="single" w:sz="4" w:space="0" w:color="000000"/>
            </w:tcBorders>
            <w:shd w:val="clear" w:color="auto" w:fill="D9D9D9" w:themeFill="background1" w:themeFillShade="D9"/>
          </w:tcPr>
          <w:p w14:paraId="21DFF75D"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hemeFill="background1" w:themeFillShade="D9"/>
          </w:tcPr>
          <w:p w14:paraId="28216CE0" w14:textId="77777777" w:rsidR="00F5599F" w:rsidRPr="009300FF" w:rsidRDefault="00F5599F" w:rsidP="004066EE">
            <w:pPr>
              <w:snapToGrid w:val="0"/>
              <w:spacing w:line="240" w:lineRule="auto"/>
              <w:rPr>
                <w:rFonts w:cs="Arial"/>
                <w:b/>
                <w:sz w:val="20"/>
                <w:szCs w:val="20"/>
              </w:rPr>
            </w:pPr>
            <w:r w:rsidRPr="009300FF">
              <w:rPr>
                <w:rFonts w:cs="Arial"/>
                <w:b/>
                <w:sz w:val="20"/>
                <w:szCs w:val="20"/>
              </w:rPr>
              <w:t>Ações do sistema</w:t>
            </w:r>
          </w:p>
        </w:tc>
      </w:tr>
      <w:tr w:rsidR="00F5599F" w:rsidRPr="009300FF" w14:paraId="0EE3455B" w14:textId="77777777" w:rsidTr="004066EE">
        <w:tc>
          <w:tcPr>
            <w:tcW w:w="2865" w:type="dxa"/>
            <w:tcBorders>
              <w:left w:val="single" w:sz="4" w:space="0" w:color="000000"/>
              <w:bottom w:val="single" w:sz="4" w:space="0" w:color="000000"/>
            </w:tcBorders>
            <w:shd w:val="clear" w:color="auto" w:fill="auto"/>
          </w:tcPr>
          <w:p w14:paraId="1D3EAF29" w14:textId="77777777" w:rsidR="00F5599F" w:rsidRPr="009300FF" w:rsidRDefault="00F5599F" w:rsidP="004066EE">
            <w:pPr>
              <w:snapToGrid w:val="0"/>
              <w:spacing w:line="240" w:lineRule="auto"/>
              <w:rPr>
                <w:rFonts w:cs="Arial"/>
                <w:b/>
                <w:sz w:val="20"/>
                <w:szCs w:val="20"/>
              </w:rPr>
            </w:pPr>
            <w:r>
              <w:rPr>
                <w:rFonts w:cs="Arial"/>
                <w:b/>
                <w:sz w:val="20"/>
                <w:szCs w:val="20"/>
              </w:rPr>
              <w:t>Ator aciona o ícone do cliente desejado.</w:t>
            </w:r>
          </w:p>
        </w:tc>
        <w:tc>
          <w:tcPr>
            <w:tcW w:w="6098" w:type="dxa"/>
            <w:tcBorders>
              <w:bottom w:val="single" w:sz="4" w:space="0" w:color="000000"/>
              <w:right w:val="single" w:sz="4" w:space="0" w:color="000000"/>
            </w:tcBorders>
            <w:shd w:val="clear" w:color="auto" w:fill="auto"/>
          </w:tcPr>
          <w:p w14:paraId="08D28274" w14:textId="77777777" w:rsidR="00F5599F" w:rsidRPr="009300FF" w:rsidRDefault="00F5599F" w:rsidP="004066EE">
            <w:pPr>
              <w:snapToGrid w:val="0"/>
              <w:spacing w:line="240" w:lineRule="auto"/>
              <w:rPr>
                <w:rFonts w:cs="Arial"/>
                <w:b/>
                <w:sz w:val="20"/>
                <w:szCs w:val="20"/>
              </w:rPr>
            </w:pPr>
            <w:r w:rsidRPr="009300FF">
              <w:rPr>
                <w:rFonts w:cs="Arial"/>
                <w:b/>
                <w:sz w:val="20"/>
                <w:szCs w:val="20"/>
              </w:rPr>
              <w:t>-</w:t>
            </w:r>
          </w:p>
        </w:tc>
      </w:tr>
      <w:tr w:rsidR="00F5599F" w:rsidRPr="009300FF" w14:paraId="7A344DE7" w14:textId="77777777" w:rsidTr="004066EE">
        <w:tc>
          <w:tcPr>
            <w:tcW w:w="2865" w:type="dxa"/>
            <w:tcBorders>
              <w:left w:val="single" w:sz="4" w:space="0" w:color="000000"/>
              <w:bottom w:val="single" w:sz="4" w:space="0" w:color="000000"/>
            </w:tcBorders>
            <w:shd w:val="clear" w:color="auto" w:fill="auto"/>
          </w:tcPr>
          <w:p w14:paraId="3FE863CA" w14:textId="77777777" w:rsidR="00F5599F" w:rsidRPr="009300FF" w:rsidRDefault="00F5599F"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1490AE8" w14:textId="77777777" w:rsidR="00F5599F" w:rsidRPr="009300FF" w:rsidRDefault="00F5599F" w:rsidP="004066EE">
            <w:pPr>
              <w:snapToGrid w:val="0"/>
              <w:spacing w:line="240" w:lineRule="auto"/>
              <w:rPr>
                <w:rFonts w:cs="Arial"/>
                <w:b/>
                <w:sz w:val="20"/>
                <w:szCs w:val="20"/>
              </w:rPr>
            </w:pPr>
            <w:r>
              <w:rPr>
                <w:rFonts w:cs="Arial"/>
                <w:b/>
                <w:sz w:val="20"/>
                <w:szCs w:val="20"/>
              </w:rPr>
              <w:t>Sistema exibe balão com nome do cliente.</w:t>
            </w:r>
          </w:p>
        </w:tc>
      </w:tr>
      <w:tr w:rsidR="00D027CB" w:rsidRPr="009300FF" w14:paraId="6057BDB0" w14:textId="77777777" w:rsidTr="004066EE">
        <w:tc>
          <w:tcPr>
            <w:tcW w:w="2865" w:type="dxa"/>
            <w:tcBorders>
              <w:left w:val="single" w:sz="4" w:space="0" w:color="000000"/>
              <w:bottom w:val="single" w:sz="4" w:space="0" w:color="000000"/>
            </w:tcBorders>
            <w:shd w:val="clear" w:color="auto" w:fill="D9D9D9" w:themeFill="background1" w:themeFillShade="D9"/>
          </w:tcPr>
          <w:p w14:paraId="745B745D" w14:textId="77777777" w:rsidR="00D027CB" w:rsidRPr="009300FF" w:rsidRDefault="00D027CB" w:rsidP="004066EE">
            <w:pPr>
              <w:snapToGrid w:val="0"/>
              <w:spacing w:line="240" w:lineRule="auto"/>
              <w:rPr>
                <w:rFonts w:cs="Arial"/>
                <w:b/>
                <w:sz w:val="20"/>
                <w:szCs w:val="20"/>
              </w:rPr>
            </w:pPr>
            <w:r w:rsidRPr="009300FF">
              <w:rPr>
                <w:rFonts w:cs="Arial"/>
                <w:b/>
                <w:sz w:val="20"/>
                <w:szCs w:val="20"/>
              </w:rPr>
              <w:lastRenderedPageBreak/>
              <w:t>Fluxos de Exceção</w:t>
            </w:r>
          </w:p>
        </w:tc>
        <w:tc>
          <w:tcPr>
            <w:tcW w:w="6098" w:type="dxa"/>
            <w:tcBorders>
              <w:bottom w:val="single" w:sz="4" w:space="0" w:color="000000"/>
              <w:right w:val="single" w:sz="4" w:space="0" w:color="000000"/>
            </w:tcBorders>
            <w:shd w:val="clear" w:color="auto" w:fill="auto"/>
          </w:tcPr>
          <w:p w14:paraId="738C16E8" w14:textId="5EC2BEBB" w:rsidR="00D027CB" w:rsidRPr="009300FF" w:rsidRDefault="00D027CB" w:rsidP="004066EE">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Sistema exibe mensagem MSG001</w:t>
            </w:r>
            <w:r w:rsidRPr="009300FF">
              <w:rPr>
                <w:rFonts w:cs="Arial"/>
                <w:b/>
                <w:sz w:val="20"/>
                <w:szCs w:val="20"/>
              </w:rPr>
              <w:t xml:space="preserve"> </w:t>
            </w:r>
            <w:r>
              <w:rPr>
                <w:rFonts w:cs="Arial"/>
                <w:b/>
                <w:sz w:val="20"/>
                <w:szCs w:val="20"/>
              </w:rPr>
              <w:t>no campo em questão</w:t>
            </w:r>
            <w:r w:rsidRPr="009300FF">
              <w:rPr>
                <w:rFonts w:cs="Arial"/>
                <w:b/>
                <w:sz w:val="20"/>
                <w:szCs w:val="20"/>
              </w:rPr>
              <w:t>.</w:t>
            </w:r>
          </w:p>
        </w:tc>
      </w:tr>
      <w:tr w:rsidR="00886920" w:rsidRPr="009300FF" w14:paraId="79396853" w14:textId="77777777" w:rsidTr="00886920">
        <w:tc>
          <w:tcPr>
            <w:tcW w:w="2865" w:type="dxa"/>
            <w:tcBorders>
              <w:left w:val="single" w:sz="4" w:space="0" w:color="000000"/>
              <w:bottom w:val="single" w:sz="4" w:space="0" w:color="000000"/>
            </w:tcBorders>
            <w:shd w:val="clear" w:color="auto" w:fill="D9D9D9" w:themeFill="background1" w:themeFillShade="D9"/>
          </w:tcPr>
          <w:p w14:paraId="452577AE" w14:textId="77777777" w:rsidR="00886920" w:rsidRPr="009300FF" w:rsidRDefault="00886920" w:rsidP="004066E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hemeFill="background1" w:themeFillShade="D9"/>
          </w:tcPr>
          <w:p w14:paraId="496D17DD" w14:textId="77777777" w:rsidR="00886920" w:rsidRPr="009300FF" w:rsidRDefault="00886920" w:rsidP="004066EE">
            <w:pPr>
              <w:snapToGrid w:val="0"/>
              <w:spacing w:line="240" w:lineRule="auto"/>
              <w:rPr>
                <w:rFonts w:cs="Arial"/>
                <w:b/>
                <w:sz w:val="20"/>
                <w:szCs w:val="20"/>
              </w:rPr>
            </w:pPr>
          </w:p>
        </w:tc>
      </w:tr>
      <w:tr w:rsidR="00886920" w:rsidRPr="009300FF" w14:paraId="25FC647B" w14:textId="77777777" w:rsidTr="004066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176E69DB" w14:textId="01DFB38E" w:rsidR="00886920" w:rsidRDefault="007C38FE" w:rsidP="004066EE">
            <w:pPr>
              <w:snapToGrid w:val="0"/>
              <w:spacing w:line="240" w:lineRule="auto"/>
              <w:rPr>
                <w:rFonts w:cs="Arial"/>
              </w:rPr>
            </w:pPr>
            <w:r>
              <w:rPr>
                <w:rFonts w:cs="Arial"/>
              </w:rPr>
              <w:t xml:space="preserve">- </w:t>
            </w:r>
            <w:r w:rsidR="00886920">
              <w:rPr>
                <w:rFonts w:cs="Arial"/>
              </w:rPr>
              <w:t>O campo Limite de Distância será preenchido automaticamente, de acordo com o que o cliente cadastrou no menu de Configurações(UC008). O campo é somente leitura.</w:t>
            </w:r>
          </w:p>
          <w:p w14:paraId="7DF7FC83" w14:textId="3E7EF488" w:rsidR="007C38FE" w:rsidRDefault="007C38FE" w:rsidP="004066EE">
            <w:pPr>
              <w:snapToGrid w:val="0"/>
              <w:spacing w:line="240" w:lineRule="auto"/>
              <w:rPr>
                <w:rFonts w:cs="Arial"/>
              </w:rPr>
            </w:pPr>
            <w:r>
              <w:rPr>
                <w:rFonts w:cs="Arial"/>
              </w:rPr>
              <w:t xml:space="preserve">- Caso o campo Limite de Distância tenha valor superior a 0 (zero), o sistema irá restringir a exibição dos clientes cadastrados que se encontram próximo ao endereço informado. Caso o campo Limite de Distância seja igual a 0 (zero), não haverá restrição da exibição. O sistema mostrará todos os clientes que estão </w:t>
            </w:r>
            <w:r w:rsidR="00476B06">
              <w:rPr>
                <w:rFonts w:cs="Arial"/>
              </w:rPr>
              <w:t>cadastrados, independente do endereço informado.</w:t>
            </w:r>
          </w:p>
          <w:p w14:paraId="62EC8021" w14:textId="3001F323" w:rsidR="007C38FE" w:rsidRPr="009300FF" w:rsidRDefault="007C38FE" w:rsidP="004066EE">
            <w:pPr>
              <w:snapToGrid w:val="0"/>
              <w:spacing w:line="240" w:lineRule="auto"/>
              <w:rPr>
                <w:rFonts w:cs="Arial"/>
              </w:rPr>
            </w:pPr>
          </w:p>
        </w:tc>
      </w:tr>
    </w:tbl>
    <w:p w14:paraId="691986C7" w14:textId="77777777" w:rsidR="00114B9A" w:rsidRDefault="00114B9A" w:rsidP="00114B9A">
      <w:pPr>
        <w:rPr>
          <w:rFonts w:cs="Arial"/>
          <w:b/>
          <w:bCs/>
        </w:rPr>
      </w:pPr>
    </w:p>
    <w:p w14:paraId="3454A4E8" w14:textId="77777777" w:rsidR="003A78F2" w:rsidRDefault="003A78F2" w:rsidP="00114B9A"/>
    <w:p w14:paraId="280105C8" w14:textId="77777777" w:rsidR="00114B9A" w:rsidRPr="00114B9A" w:rsidRDefault="00114B9A" w:rsidP="00114B9A"/>
    <w:p w14:paraId="531FAE92" w14:textId="77777777" w:rsidR="001D4CAF" w:rsidRPr="009300FF" w:rsidRDefault="001D4CAF" w:rsidP="001D4CAF">
      <w:pPr>
        <w:jc w:val="center"/>
        <w:rPr>
          <w:rFonts w:cs="Arial"/>
          <w:b/>
          <w:bCs/>
        </w:rPr>
      </w:pPr>
      <w:r>
        <w:rPr>
          <w:rFonts w:cs="Arial"/>
        </w:rPr>
        <w:t>Tabela 7</w:t>
      </w:r>
      <w:r w:rsidRPr="009300FF">
        <w:rPr>
          <w:rFonts w:cs="Arial"/>
        </w:rPr>
        <w:t xml:space="preserve">: </w:t>
      </w:r>
      <w:r>
        <w:rPr>
          <w:rFonts w:cs="Arial"/>
        </w:rPr>
        <w:t>Manter P</w:t>
      </w:r>
      <w:r w:rsidR="00743CA0">
        <w:rPr>
          <w:rFonts w:cs="Arial"/>
        </w:rPr>
        <w:t>ropostas</w:t>
      </w:r>
    </w:p>
    <w:tbl>
      <w:tblPr>
        <w:tblW w:w="0" w:type="auto"/>
        <w:tblInd w:w="167" w:type="dxa"/>
        <w:tblLayout w:type="fixed"/>
        <w:tblLook w:val="0000" w:firstRow="0" w:lastRow="0" w:firstColumn="0" w:lastColumn="0" w:noHBand="0" w:noVBand="0"/>
      </w:tblPr>
      <w:tblGrid>
        <w:gridCol w:w="2865"/>
        <w:gridCol w:w="6098"/>
      </w:tblGrid>
      <w:tr w:rsidR="001D4CAF" w:rsidRPr="009300FF" w14:paraId="5E4DA9EA" w14:textId="77777777" w:rsidTr="001D4CAF">
        <w:tc>
          <w:tcPr>
            <w:tcW w:w="2865" w:type="dxa"/>
            <w:tcBorders>
              <w:top w:val="single" w:sz="4" w:space="0" w:color="000000"/>
              <w:left w:val="single" w:sz="4" w:space="0" w:color="000000"/>
              <w:bottom w:val="single" w:sz="4" w:space="0" w:color="000000"/>
            </w:tcBorders>
            <w:shd w:val="clear" w:color="auto" w:fill="D9D9D9"/>
          </w:tcPr>
          <w:p w14:paraId="0178FC45" w14:textId="77777777" w:rsidR="001D4CAF" w:rsidRPr="009300FF" w:rsidRDefault="001D4CAF" w:rsidP="001D4CAF">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1972A5C1" w14:textId="77777777" w:rsidR="001D4CAF" w:rsidRPr="009300FF" w:rsidRDefault="00743CA0" w:rsidP="00743CA0">
            <w:pPr>
              <w:snapToGrid w:val="0"/>
              <w:spacing w:line="240" w:lineRule="auto"/>
              <w:rPr>
                <w:rFonts w:cs="Arial"/>
                <w:b/>
                <w:sz w:val="20"/>
                <w:szCs w:val="20"/>
              </w:rPr>
            </w:pPr>
            <w:r>
              <w:rPr>
                <w:rFonts w:cs="Arial"/>
                <w:b/>
                <w:sz w:val="20"/>
                <w:szCs w:val="20"/>
              </w:rPr>
              <w:t>UC007</w:t>
            </w:r>
            <w:r w:rsidR="001D4CAF" w:rsidRPr="009300FF">
              <w:rPr>
                <w:rFonts w:cs="Arial"/>
                <w:b/>
                <w:sz w:val="20"/>
                <w:szCs w:val="20"/>
              </w:rPr>
              <w:t xml:space="preserve"> – </w:t>
            </w:r>
            <w:r>
              <w:rPr>
                <w:rFonts w:cs="Arial"/>
                <w:b/>
                <w:sz w:val="20"/>
                <w:szCs w:val="20"/>
              </w:rPr>
              <w:t>Manter Propostas</w:t>
            </w:r>
          </w:p>
        </w:tc>
      </w:tr>
      <w:tr w:rsidR="001D4CAF" w:rsidRPr="009300FF" w14:paraId="0114F95F" w14:textId="77777777" w:rsidTr="001D4CAF">
        <w:tc>
          <w:tcPr>
            <w:tcW w:w="2865" w:type="dxa"/>
            <w:tcBorders>
              <w:left w:val="single" w:sz="4" w:space="0" w:color="000000"/>
              <w:bottom w:val="single" w:sz="4" w:space="0" w:color="000000"/>
            </w:tcBorders>
            <w:shd w:val="clear" w:color="auto" w:fill="D9D9D9"/>
          </w:tcPr>
          <w:p w14:paraId="647C6251" w14:textId="77777777" w:rsidR="001D4CAF" w:rsidRPr="009300FF" w:rsidRDefault="001D4CAF" w:rsidP="001D4CAF">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12D49997" w14:textId="77777777" w:rsidR="001D4CAF" w:rsidRPr="009300FF" w:rsidRDefault="001D4CAF" w:rsidP="001D4CAF">
            <w:pPr>
              <w:snapToGrid w:val="0"/>
              <w:spacing w:line="240" w:lineRule="auto"/>
              <w:rPr>
                <w:rFonts w:cs="Arial"/>
                <w:b/>
                <w:sz w:val="20"/>
                <w:szCs w:val="20"/>
              </w:rPr>
            </w:pPr>
          </w:p>
        </w:tc>
      </w:tr>
      <w:tr w:rsidR="001D4CAF" w:rsidRPr="009300FF" w14:paraId="40BA4927" w14:textId="77777777" w:rsidTr="001D4CAF">
        <w:tc>
          <w:tcPr>
            <w:tcW w:w="2865" w:type="dxa"/>
            <w:tcBorders>
              <w:left w:val="single" w:sz="4" w:space="0" w:color="000000"/>
              <w:bottom w:val="single" w:sz="4" w:space="0" w:color="000000"/>
            </w:tcBorders>
            <w:shd w:val="clear" w:color="auto" w:fill="D9D9D9"/>
          </w:tcPr>
          <w:p w14:paraId="1CAF57E1" w14:textId="77777777" w:rsidR="001D4CAF" w:rsidRPr="009300FF" w:rsidRDefault="001D4CAF" w:rsidP="001D4CAF">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DCB0638" w14:textId="77777777" w:rsidR="001D4CAF" w:rsidRPr="009300FF" w:rsidRDefault="00603A01" w:rsidP="001D4CAF">
            <w:pPr>
              <w:snapToGrid w:val="0"/>
              <w:spacing w:line="240" w:lineRule="auto"/>
              <w:rPr>
                <w:rFonts w:cs="Arial"/>
                <w:b/>
                <w:sz w:val="20"/>
                <w:szCs w:val="20"/>
              </w:rPr>
            </w:pPr>
            <w:r>
              <w:rPr>
                <w:rFonts w:cs="Arial"/>
                <w:b/>
                <w:sz w:val="20"/>
                <w:szCs w:val="20"/>
              </w:rPr>
              <w:t>Cliente</w:t>
            </w:r>
          </w:p>
        </w:tc>
      </w:tr>
      <w:tr w:rsidR="001D4CAF" w:rsidRPr="009300FF" w14:paraId="573809A9" w14:textId="77777777" w:rsidTr="001D4CAF">
        <w:tc>
          <w:tcPr>
            <w:tcW w:w="2865" w:type="dxa"/>
            <w:tcBorders>
              <w:left w:val="single" w:sz="4" w:space="0" w:color="000000"/>
              <w:bottom w:val="single" w:sz="4" w:space="0" w:color="000000"/>
            </w:tcBorders>
            <w:shd w:val="clear" w:color="auto" w:fill="D9D9D9"/>
          </w:tcPr>
          <w:p w14:paraId="45954535" w14:textId="77777777" w:rsidR="001D4CAF" w:rsidRPr="009300FF" w:rsidRDefault="001D4CAF" w:rsidP="001D4CAF">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A8CD0EF" w14:textId="77777777" w:rsidR="001D4CAF" w:rsidRPr="009300FF" w:rsidRDefault="001D4CAF" w:rsidP="001D4CAF">
            <w:pPr>
              <w:snapToGrid w:val="0"/>
              <w:spacing w:line="240" w:lineRule="auto"/>
              <w:rPr>
                <w:rFonts w:cs="Arial"/>
                <w:b/>
                <w:sz w:val="20"/>
                <w:szCs w:val="20"/>
              </w:rPr>
            </w:pPr>
          </w:p>
        </w:tc>
      </w:tr>
      <w:tr w:rsidR="001D4CAF" w:rsidRPr="009300FF" w14:paraId="5D444C4F" w14:textId="77777777" w:rsidTr="001D4CAF">
        <w:tc>
          <w:tcPr>
            <w:tcW w:w="2865" w:type="dxa"/>
            <w:tcBorders>
              <w:left w:val="single" w:sz="4" w:space="0" w:color="000000"/>
              <w:bottom w:val="single" w:sz="4" w:space="0" w:color="000000"/>
            </w:tcBorders>
            <w:shd w:val="clear" w:color="auto" w:fill="D9D9D9"/>
          </w:tcPr>
          <w:p w14:paraId="1BD77203" w14:textId="77777777" w:rsidR="001D4CAF" w:rsidRPr="009300FF" w:rsidRDefault="001D4CAF" w:rsidP="001D4CAF">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333D99DC" w14:textId="65D7664B" w:rsidR="001D4CAF" w:rsidRPr="009300FF" w:rsidRDefault="00603A01" w:rsidP="009A2596">
            <w:pPr>
              <w:snapToGrid w:val="0"/>
              <w:spacing w:line="240" w:lineRule="auto"/>
              <w:rPr>
                <w:rFonts w:cs="Arial"/>
                <w:b/>
                <w:sz w:val="20"/>
                <w:szCs w:val="20"/>
              </w:rPr>
            </w:pPr>
            <w:r>
              <w:rPr>
                <w:rFonts w:cs="Arial"/>
                <w:b/>
                <w:sz w:val="20"/>
                <w:szCs w:val="20"/>
              </w:rPr>
              <w:t>Clientes</w:t>
            </w:r>
            <w:r w:rsidR="001D4CAF" w:rsidRPr="009300FF">
              <w:rPr>
                <w:rFonts w:cs="Arial"/>
                <w:b/>
                <w:sz w:val="20"/>
                <w:szCs w:val="20"/>
              </w:rPr>
              <w:t xml:space="preserve"> que possuem cadastro no sistema, utilizarão desse caso de uso para </w:t>
            </w:r>
            <w:r w:rsidR="00743CA0">
              <w:rPr>
                <w:rFonts w:cs="Arial"/>
                <w:b/>
                <w:sz w:val="20"/>
                <w:szCs w:val="20"/>
              </w:rPr>
              <w:t xml:space="preserve">ver as </w:t>
            </w:r>
            <w:r w:rsidR="001D4CAF">
              <w:rPr>
                <w:rFonts w:cs="Arial"/>
                <w:b/>
                <w:sz w:val="20"/>
                <w:szCs w:val="20"/>
              </w:rPr>
              <w:t>proposta</w:t>
            </w:r>
            <w:r w:rsidR="000D7BE7">
              <w:rPr>
                <w:rFonts w:cs="Arial"/>
                <w:b/>
                <w:sz w:val="20"/>
                <w:szCs w:val="20"/>
              </w:rPr>
              <w:t>s</w:t>
            </w:r>
            <w:r w:rsidR="001D4CAF">
              <w:rPr>
                <w:rFonts w:cs="Arial"/>
                <w:b/>
                <w:sz w:val="20"/>
                <w:szCs w:val="20"/>
              </w:rPr>
              <w:t xml:space="preserve"> </w:t>
            </w:r>
            <w:r w:rsidR="006D47DF">
              <w:rPr>
                <w:rFonts w:cs="Arial"/>
                <w:b/>
                <w:sz w:val="20"/>
                <w:szCs w:val="20"/>
              </w:rPr>
              <w:t>recebidas referentes a seus itens a enviar, como tamb</w:t>
            </w:r>
            <w:r w:rsidR="009A2596">
              <w:rPr>
                <w:rFonts w:cs="Arial"/>
                <w:b/>
                <w:sz w:val="20"/>
                <w:szCs w:val="20"/>
              </w:rPr>
              <w:t>ém as propostas realizadas</w:t>
            </w:r>
            <w:r w:rsidR="006D47DF">
              <w:rPr>
                <w:rFonts w:cs="Arial"/>
                <w:b/>
                <w:sz w:val="20"/>
                <w:szCs w:val="20"/>
              </w:rPr>
              <w:t>.</w:t>
            </w:r>
          </w:p>
        </w:tc>
      </w:tr>
      <w:tr w:rsidR="001D4CAF" w:rsidRPr="009300FF" w14:paraId="289BAFB8" w14:textId="77777777" w:rsidTr="001D4CAF">
        <w:tc>
          <w:tcPr>
            <w:tcW w:w="2865" w:type="dxa"/>
            <w:tcBorders>
              <w:left w:val="single" w:sz="4" w:space="0" w:color="000000"/>
              <w:bottom w:val="single" w:sz="4" w:space="0" w:color="000000"/>
            </w:tcBorders>
            <w:shd w:val="clear" w:color="auto" w:fill="D9D9D9"/>
          </w:tcPr>
          <w:p w14:paraId="2030662A" w14:textId="77777777" w:rsidR="001D4CAF" w:rsidRPr="009300FF" w:rsidRDefault="001D4CAF" w:rsidP="001D4CAF">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349FDD5" w14:textId="692341DB" w:rsidR="001D4CAF" w:rsidRPr="009300FF" w:rsidRDefault="001D4CAF" w:rsidP="00743CA0">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1D4CAF" w:rsidRPr="009300FF" w14:paraId="3B71A6D3" w14:textId="77777777" w:rsidTr="001D4CAF">
        <w:tc>
          <w:tcPr>
            <w:tcW w:w="2865" w:type="dxa"/>
            <w:tcBorders>
              <w:left w:val="single" w:sz="4" w:space="0" w:color="000000"/>
              <w:bottom w:val="single" w:sz="4" w:space="0" w:color="000000"/>
            </w:tcBorders>
            <w:shd w:val="clear" w:color="auto" w:fill="D9D9D9"/>
          </w:tcPr>
          <w:p w14:paraId="77B0E96D" w14:textId="77777777" w:rsidR="001D4CAF" w:rsidRPr="009300FF" w:rsidRDefault="001D4CAF" w:rsidP="001D4CAF">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58F7F4A8" w14:textId="77777777" w:rsidR="001D4CAF" w:rsidRPr="009300FF" w:rsidRDefault="001D4CAF" w:rsidP="001D4CAF">
            <w:pPr>
              <w:snapToGrid w:val="0"/>
              <w:spacing w:line="240" w:lineRule="auto"/>
              <w:rPr>
                <w:rFonts w:cs="Arial"/>
                <w:b/>
                <w:sz w:val="20"/>
                <w:szCs w:val="20"/>
              </w:rPr>
            </w:pPr>
          </w:p>
        </w:tc>
      </w:tr>
      <w:tr w:rsidR="001D4CAF" w:rsidRPr="009300FF" w14:paraId="6497DF01" w14:textId="77777777" w:rsidTr="001D4CAF">
        <w:tc>
          <w:tcPr>
            <w:tcW w:w="2865" w:type="dxa"/>
            <w:tcBorders>
              <w:left w:val="single" w:sz="4" w:space="0" w:color="000000"/>
              <w:bottom w:val="single" w:sz="4" w:space="0" w:color="000000"/>
            </w:tcBorders>
            <w:shd w:val="clear" w:color="auto" w:fill="D9D9D9"/>
          </w:tcPr>
          <w:p w14:paraId="1219C5AC"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1C102DF"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sistema</w:t>
            </w:r>
          </w:p>
        </w:tc>
      </w:tr>
      <w:tr w:rsidR="001D4CAF" w:rsidRPr="009300FF" w14:paraId="5BAED7FA" w14:textId="77777777" w:rsidTr="001D4CAF">
        <w:tc>
          <w:tcPr>
            <w:tcW w:w="2865" w:type="dxa"/>
            <w:tcBorders>
              <w:left w:val="single" w:sz="4" w:space="0" w:color="000000"/>
              <w:bottom w:val="single" w:sz="4" w:space="0" w:color="000000"/>
            </w:tcBorders>
            <w:shd w:val="clear" w:color="auto" w:fill="auto"/>
          </w:tcPr>
          <w:p w14:paraId="315319D6" w14:textId="72C7B47F" w:rsidR="001D4CAF" w:rsidRPr="009300FF" w:rsidRDefault="002921D4" w:rsidP="002921D4">
            <w:pPr>
              <w:snapToGrid w:val="0"/>
              <w:spacing w:line="240" w:lineRule="auto"/>
              <w:rPr>
                <w:rFonts w:cs="Arial"/>
                <w:b/>
                <w:sz w:val="20"/>
                <w:szCs w:val="20"/>
              </w:rPr>
            </w:pPr>
            <w:r>
              <w:rPr>
                <w:rFonts w:cs="Arial"/>
                <w:b/>
                <w:sz w:val="20"/>
                <w:szCs w:val="20"/>
              </w:rPr>
              <w:t>Ator acessa o menu P</w:t>
            </w:r>
            <w:r w:rsidR="00743CA0">
              <w:rPr>
                <w:rFonts w:cs="Arial"/>
                <w:b/>
                <w:sz w:val="20"/>
                <w:szCs w:val="20"/>
              </w:rPr>
              <w:t>ropostas</w:t>
            </w:r>
            <w:r w:rsidR="001D4CAF">
              <w:rPr>
                <w:rFonts w:cs="Arial"/>
                <w:b/>
                <w:sz w:val="20"/>
                <w:szCs w:val="20"/>
              </w:rPr>
              <w:t>;</w:t>
            </w:r>
            <w:r w:rsidR="00B501BE">
              <w:rPr>
                <w:rFonts w:cs="Arial"/>
                <w:b/>
                <w:sz w:val="20"/>
                <w:szCs w:val="20"/>
              </w:rPr>
              <w:t>(FA002)</w:t>
            </w:r>
          </w:p>
        </w:tc>
        <w:tc>
          <w:tcPr>
            <w:tcW w:w="6098" w:type="dxa"/>
            <w:tcBorders>
              <w:bottom w:val="single" w:sz="4" w:space="0" w:color="000000"/>
              <w:right w:val="single" w:sz="4" w:space="0" w:color="000000"/>
            </w:tcBorders>
            <w:shd w:val="clear" w:color="auto" w:fill="auto"/>
          </w:tcPr>
          <w:p w14:paraId="5C12E382"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3A6D502C" w14:textId="77777777" w:rsidTr="001D4CAF">
        <w:tc>
          <w:tcPr>
            <w:tcW w:w="2865" w:type="dxa"/>
            <w:tcBorders>
              <w:left w:val="single" w:sz="4" w:space="0" w:color="000000"/>
              <w:bottom w:val="single" w:sz="4" w:space="0" w:color="000000"/>
            </w:tcBorders>
            <w:shd w:val="clear" w:color="auto" w:fill="auto"/>
          </w:tcPr>
          <w:p w14:paraId="5DA08549"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722617D6" w14:textId="00512C21" w:rsidR="001D4CAF" w:rsidRPr="009300FF" w:rsidRDefault="001D4CAF" w:rsidP="00A37642">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as </w:t>
            </w:r>
            <w:r w:rsidR="00743CA0">
              <w:rPr>
                <w:rFonts w:cs="Arial"/>
                <w:b/>
                <w:sz w:val="20"/>
                <w:szCs w:val="20"/>
              </w:rPr>
              <w:t xml:space="preserve">propostas </w:t>
            </w:r>
            <w:r w:rsidR="00A37642">
              <w:rPr>
                <w:rFonts w:cs="Arial"/>
                <w:b/>
                <w:sz w:val="20"/>
                <w:szCs w:val="20"/>
              </w:rPr>
              <w:t>recebidas e propostas realizadas.</w:t>
            </w:r>
          </w:p>
        </w:tc>
      </w:tr>
      <w:tr w:rsidR="001D4CAF" w:rsidRPr="009300FF" w14:paraId="16B1885C" w14:textId="77777777" w:rsidTr="001D4CAF">
        <w:tc>
          <w:tcPr>
            <w:tcW w:w="2865" w:type="dxa"/>
            <w:tcBorders>
              <w:left w:val="single" w:sz="4" w:space="0" w:color="000000"/>
              <w:bottom w:val="single" w:sz="4" w:space="0" w:color="000000"/>
            </w:tcBorders>
            <w:shd w:val="clear" w:color="auto" w:fill="auto"/>
          </w:tcPr>
          <w:p w14:paraId="0EA98353" w14:textId="4863FB24" w:rsidR="001D4CAF" w:rsidRPr="009300FF" w:rsidRDefault="001D4CAF" w:rsidP="00933624">
            <w:pPr>
              <w:snapToGrid w:val="0"/>
              <w:spacing w:line="240" w:lineRule="auto"/>
              <w:rPr>
                <w:rFonts w:cs="Arial"/>
                <w:b/>
                <w:sz w:val="20"/>
                <w:szCs w:val="20"/>
              </w:rPr>
            </w:pPr>
            <w:r>
              <w:rPr>
                <w:rFonts w:cs="Arial"/>
                <w:b/>
                <w:sz w:val="20"/>
                <w:szCs w:val="20"/>
              </w:rPr>
              <w:t xml:space="preserve">Ator seleciona uma </w:t>
            </w:r>
            <w:r w:rsidR="00743CA0">
              <w:rPr>
                <w:rFonts w:cs="Arial"/>
                <w:b/>
                <w:sz w:val="20"/>
                <w:szCs w:val="20"/>
              </w:rPr>
              <w:t xml:space="preserve">proposta </w:t>
            </w:r>
            <w:r w:rsidR="00044BE2">
              <w:rPr>
                <w:rFonts w:cs="Arial"/>
                <w:b/>
                <w:sz w:val="20"/>
                <w:szCs w:val="20"/>
              </w:rPr>
              <w:t xml:space="preserve">recebida </w:t>
            </w:r>
            <w:r w:rsidR="00743CA0">
              <w:rPr>
                <w:rFonts w:cs="Arial"/>
                <w:b/>
                <w:sz w:val="20"/>
                <w:szCs w:val="20"/>
              </w:rPr>
              <w:t xml:space="preserve">e </w:t>
            </w:r>
            <w:r w:rsidR="00933624">
              <w:rPr>
                <w:rFonts w:cs="Arial"/>
                <w:b/>
                <w:sz w:val="20"/>
                <w:szCs w:val="20"/>
              </w:rPr>
              <w:t>aciona</w:t>
            </w:r>
            <w:r w:rsidR="00743CA0">
              <w:rPr>
                <w:rFonts w:cs="Arial"/>
                <w:b/>
                <w:sz w:val="20"/>
                <w:szCs w:val="20"/>
              </w:rPr>
              <w:t xml:space="preserve"> o botão</w:t>
            </w:r>
            <w:r>
              <w:rPr>
                <w:rFonts w:cs="Arial"/>
                <w:b/>
                <w:sz w:val="20"/>
                <w:szCs w:val="20"/>
              </w:rPr>
              <w:t xml:space="preserve"> </w:t>
            </w:r>
            <w:r w:rsidR="00743CA0">
              <w:rPr>
                <w:rFonts w:cs="Arial"/>
                <w:b/>
                <w:sz w:val="20"/>
                <w:szCs w:val="20"/>
              </w:rPr>
              <w:t>Aprovar</w:t>
            </w:r>
            <w:r>
              <w:rPr>
                <w:rFonts w:cs="Arial"/>
                <w:b/>
                <w:sz w:val="20"/>
                <w:szCs w:val="20"/>
              </w:rPr>
              <w:t>.</w:t>
            </w:r>
            <w:r w:rsidR="00743CA0">
              <w:rPr>
                <w:rFonts w:cs="Arial"/>
                <w:b/>
                <w:sz w:val="20"/>
                <w:szCs w:val="20"/>
              </w:rPr>
              <w:t xml:space="preserve"> </w:t>
            </w:r>
            <w:r>
              <w:rPr>
                <w:rFonts w:cs="Arial"/>
                <w:b/>
                <w:sz w:val="20"/>
                <w:szCs w:val="20"/>
              </w:rPr>
              <w:t>(FA001)</w:t>
            </w:r>
            <w:r w:rsidR="00E00075">
              <w:rPr>
                <w:rFonts w:cs="Arial"/>
                <w:b/>
                <w:sz w:val="20"/>
                <w:szCs w:val="20"/>
              </w:rPr>
              <w:t>(FA003)</w:t>
            </w:r>
          </w:p>
        </w:tc>
        <w:tc>
          <w:tcPr>
            <w:tcW w:w="6098" w:type="dxa"/>
            <w:tcBorders>
              <w:bottom w:val="single" w:sz="4" w:space="0" w:color="000000"/>
              <w:right w:val="single" w:sz="4" w:space="0" w:color="000000"/>
            </w:tcBorders>
            <w:shd w:val="clear" w:color="auto" w:fill="auto"/>
          </w:tcPr>
          <w:p w14:paraId="181FCABE"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64075379" w14:textId="77777777" w:rsidTr="001D4CAF">
        <w:tc>
          <w:tcPr>
            <w:tcW w:w="2865" w:type="dxa"/>
            <w:tcBorders>
              <w:left w:val="single" w:sz="4" w:space="0" w:color="000000"/>
              <w:bottom w:val="single" w:sz="4" w:space="0" w:color="000000"/>
            </w:tcBorders>
            <w:shd w:val="clear" w:color="auto" w:fill="auto"/>
          </w:tcPr>
          <w:p w14:paraId="33C8E0C7"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C640457" w14:textId="7892B020" w:rsidR="001D4CAF" w:rsidRPr="009300FF" w:rsidRDefault="00743CA0" w:rsidP="002F3841">
            <w:pPr>
              <w:snapToGrid w:val="0"/>
              <w:spacing w:line="240" w:lineRule="auto"/>
              <w:rPr>
                <w:rFonts w:cs="Arial"/>
                <w:b/>
                <w:sz w:val="20"/>
                <w:szCs w:val="20"/>
              </w:rPr>
            </w:pPr>
            <w:r>
              <w:rPr>
                <w:rFonts w:cs="Arial"/>
                <w:b/>
                <w:sz w:val="20"/>
                <w:szCs w:val="20"/>
              </w:rPr>
              <w:t xml:space="preserve">Sistema </w:t>
            </w:r>
            <w:r w:rsidR="002F3841">
              <w:rPr>
                <w:rFonts w:cs="Arial"/>
                <w:b/>
                <w:sz w:val="20"/>
                <w:szCs w:val="20"/>
              </w:rPr>
              <w:t>aprova a proposta</w:t>
            </w:r>
            <w:r>
              <w:rPr>
                <w:rFonts w:cs="Arial"/>
                <w:b/>
                <w:sz w:val="20"/>
                <w:szCs w:val="20"/>
              </w:rPr>
              <w:t xml:space="preserve"> e exibe mensagem MSG001</w:t>
            </w:r>
            <w:r w:rsidR="002F3841">
              <w:rPr>
                <w:rFonts w:cs="Arial"/>
                <w:b/>
                <w:sz w:val="20"/>
                <w:szCs w:val="20"/>
              </w:rPr>
              <w:t>.</w:t>
            </w:r>
          </w:p>
        </w:tc>
      </w:tr>
      <w:tr w:rsidR="001D4CAF" w:rsidRPr="009300FF" w14:paraId="42CC6615" w14:textId="77777777" w:rsidTr="001D4CAF">
        <w:tc>
          <w:tcPr>
            <w:tcW w:w="2865" w:type="dxa"/>
            <w:tcBorders>
              <w:left w:val="single" w:sz="4" w:space="0" w:color="000000"/>
            </w:tcBorders>
            <w:shd w:val="clear" w:color="auto" w:fill="D9D9D9"/>
          </w:tcPr>
          <w:p w14:paraId="081A28F2" w14:textId="77777777" w:rsidR="001D4CAF" w:rsidRPr="009300FF" w:rsidRDefault="001D4CAF" w:rsidP="001D4CAF">
            <w:pPr>
              <w:snapToGrid w:val="0"/>
              <w:spacing w:line="240" w:lineRule="auto"/>
              <w:rPr>
                <w:rFonts w:cs="Arial"/>
                <w:b/>
                <w:sz w:val="20"/>
                <w:szCs w:val="20"/>
              </w:rPr>
            </w:pPr>
          </w:p>
        </w:tc>
        <w:tc>
          <w:tcPr>
            <w:tcW w:w="6098" w:type="dxa"/>
            <w:tcBorders>
              <w:right w:val="single" w:sz="4" w:space="0" w:color="000000"/>
            </w:tcBorders>
            <w:shd w:val="clear" w:color="auto" w:fill="auto"/>
          </w:tcPr>
          <w:p w14:paraId="6EA1732D" w14:textId="77777777" w:rsidR="001D4CAF" w:rsidRPr="009300FF" w:rsidRDefault="001D4CAF" w:rsidP="001D4CAF">
            <w:pPr>
              <w:snapToGrid w:val="0"/>
              <w:spacing w:line="240" w:lineRule="auto"/>
              <w:rPr>
                <w:rFonts w:cs="Arial"/>
                <w:b/>
                <w:sz w:val="20"/>
                <w:szCs w:val="20"/>
              </w:rPr>
            </w:pPr>
          </w:p>
        </w:tc>
      </w:tr>
      <w:tr w:rsidR="001D4CAF" w:rsidRPr="009300FF" w14:paraId="20CBD416" w14:textId="77777777" w:rsidTr="001D4CAF">
        <w:tc>
          <w:tcPr>
            <w:tcW w:w="2865" w:type="dxa"/>
            <w:tcBorders>
              <w:left w:val="single" w:sz="4" w:space="0" w:color="000000"/>
            </w:tcBorders>
            <w:shd w:val="clear" w:color="auto" w:fill="D9D9D9"/>
          </w:tcPr>
          <w:p w14:paraId="3674FA4A" w14:textId="77777777" w:rsidR="001D4CAF" w:rsidRPr="009300FF" w:rsidRDefault="001D4CAF" w:rsidP="001D4CAF">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40B2A760" w14:textId="77777777" w:rsidR="001D4CAF" w:rsidRPr="009300FF" w:rsidRDefault="001D4CAF" w:rsidP="001D4CAF">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743CA0">
              <w:rPr>
                <w:rFonts w:cs="Arial"/>
                <w:b/>
                <w:sz w:val="20"/>
                <w:szCs w:val="20"/>
              </w:rPr>
              <w:t>Proposta aprovada</w:t>
            </w:r>
            <w:r w:rsidRPr="009300FF">
              <w:rPr>
                <w:rFonts w:cs="Arial"/>
                <w:b/>
                <w:sz w:val="20"/>
                <w:szCs w:val="20"/>
              </w:rPr>
              <w:t>.</w:t>
            </w:r>
          </w:p>
        </w:tc>
      </w:tr>
      <w:tr w:rsidR="001D4CAF" w:rsidRPr="009300FF" w14:paraId="22CAB16D" w14:textId="77777777" w:rsidTr="001D4CAF">
        <w:tc>
          <w:tcPr>
            <w:tcW w:w="2865" w:type="dxa"/>
            <w:tcBorders>
              <w:left w:val="single" w:sz="4" w:space="0" w:color="000000"/>
            </w:tcBorders>
            <w:shd w:val="clear" w:color="auto" w:fill="D9D9D9"/>
          </w:tcPr>
          <w:p w14:paraId="46940B09" w14:textId="77777777" w:rsidR="001D4CAF" w:rsidRPr="009300FF" w:rsidRDefault="001D4CAF" w:rsidP="001D4CAF">
            <w:pPr>
              <w:snapToGrid w:val="0"/>
              <w:spacing w:line="240" w:lineRule="auto"/>
              <w:rPr>
                <w:rFonts w:cs="Arial"/>
                <w:b/>
                <w:sz w:val="20"/>
                <w:szCs w:val="20"/>
              </w:rPr>
            </w:pPr>
          </w:p>
        </w:tc>
        <w:tc>
          <w:tcPr>
            <w:tcW w:w="6098" w:type="dxa"/>
            <w:tcBorders>
              <w:right w:val="single" w:sz="4" w:space="0" w:color="000000"/>
            </w:tcBorders>
            <w:shd w:val="clear" w:color="auto" w:fill="auto"/>
          </w:tcPr>
          <w:p w14:paraId="38783734" w14:textId="77777777" w:rsidR="001D4CAF" w:rsidRDefault="001D4CAF" w:rsidP="001D4CAF">
            <w:pPr>
              <w:snapToGrid w:val="0"/>
              <w:spacing w:line="240" w:lineRule="auto"/>
              <w:rPr>
                <w:rFonts w:cs="Arial"/>
                <w:b/>
                <w:sz w:val="20"/>
                <w:szCs w:val="20"/>
              </w:rPr>
            </w:pPr>
          </w:p>
          <w:p w14:paraId="729161DF" w14:textId="77777777" w:rsidR="001D4CAF" w:rsidRDefault="00743CA0" w:rsidP="001D4CAF">
            <w:pPr>
              <w:snapToGrid w:val="0"/>
              <w:spacing w:line="240" w:lineRule="auto"/>
              <w:rPr>
                <w:rFonts w:cs="Arial"/>
                <w:b/>
                <w:sz w:val="20"/>
                <w:szCs w:val="20"/>
              </w:rPr>
            </w:pPr>
            <w:r>
              <w:rPr>
                <w:rFonts w:cs="Arial"/>
                <w:b/>
                <w:sz w:val="20"/>
                <w:szCs w:val="20"/>
              </w:rPr>
              <w:t>MSG002 – Proposta recusada.</w:t>
            </w:r>
          </w:p>
          <w:p w14:paraId="03519D4A" w14:textId="77777777" w:rsidR="000B0A13" w:rsidRDefault="000B0A13" w:rsidP="001D4CAF">
            <w:pPr>
              <w:snapToGrid w:val="0"/>
              <w:spacing w:line="240" w:lineRule="auto"/>
              <w:rPr>
                <w:rFonts w:cs="Arial"/>
                <w:b/>
                <w:sz w:val="20"/>
                <w:szCs w:val="20"/>
              </w:rPr>
            </w:pPr>
          </w:p>
          <w:p w14:paraId="14BA8995" w14:textId="77777777" w:rsidR="000B0A13" w:rsidRDefault="000B0A13" w:rsidP="001D4CAF">
            <w:pPr>
              <w:snapToGrid w:val="0"/>
              <w:spacing w:line="240" w:lineRule="auto"/>
              <w:rPr>
                <w:rFonts w:cs="Arial"/>
                <w:b/>
                <w:sz w:val="20"/>
                <w:szCs w:val="20"/>
              </w:rPr>
            </w:pPr>
            <w:r>
              <w:rPr>
                <w:rFonts w:cs="Arial"/>
                <w:b/>
                <w:sz w:val="20"/>
                <w:szCs w:val="20"/>
              </w:rPr>
              <w:t>MSG003 – Proposta enviada.</w:t>
            </w:r>
          </w:p>
          <w:p w14:paraId="533CD752" w14:textId="77777777" w:rsidR="00D43D55" w:rsidRDefault="00D43D55" w:rsidP="001D4CAF">
            <w:pPr>
              <w:snapToGrid w:val="0"/>
              <w:spacing w:line="240" w:lineRule="auto"/>
              <w:rPr>
                <w:rFonts w:cs="Arial"/>
                <w:b/>
                <w:sz w:val="20"/>
                <w:szCs w:val="20"/>
              </w:rPr>
            </w:pPr>
          </w:p>
          <w:p w14:paraId="3E4D98E8" w14:textId="77777777" w:rsidR="00D43D55" w:rsidRDefault="00D43D55" w:rsidP="001D4CAF">
            <w:pPr>
              <w:snapToGrid w:val="0"/>
              <w:spacing w:line="240" w:lineRule="auto"/>
              <w:rPr>
                <w:rFonts w:cs="Arial"/>
                <w:b/>
                <w:sz w:val="20"/>
                <w:szCs w:val="20"/>
              </w:rPr>
            </w:pPr>
            <w:r>
              <w:rPr>
                <w:rFonts w:cs="Arial"/>
                <w:b/>
                <w:sz w:val="20"/>
                <w:szCs w:val="20"/>
              </w:rPr>
              <w:t>MSG004 – Proposta excluída.</w:t>
            </w:r>
          </w:p>
          <w:p w14:paraId="278EE51A" w14:textId="77777777" w:rsidR="0011388C" w:rsidRDefault="0011388C" w:rsidP="001D4CAF">
            <w:pPr>
              <w:snapToGrid w:val="0"/>
              <w:spacing w:line="240" w:lineRule="auto"/>
              <w:rPr>
                <w:rFonts w:cs="Arial"/>
                <w:b/>
                <w:sz w:val="20"/>
                <w:szCs w:val="20"/>
              </w:rPr>
            </w:pPr>
          </w:p>
          <w:p w14:paraId="76EAA50C" w14:textId="3C596213" w:rsidR="0011388C" w:rsidRPr="009300FF" w:rsidRDefault="0011388C" w:rsidP="00680E67">
            <w:pPr>
              <w:snapToGrid w:val="0"/>
              <w:spacing w:line="240" w:lineRule="auto"/>
              <w:rPr>
                <w:rFonts w:cs="Arial"/>
                <w:b/>
                <w:sz w:val="20"/>
                <w:szCs w:val="20"/>
              </w:rPr>
            </w:pPr>
            <w:r>
              <w:rPr>
                <w:rFonts w:cs="Arial"/>
                <w:b/>
                <w:sz w:val="20"/>
                <w:szCs w:val="20"/>
              </w:rPr>
              <w:t xml:space="preserve">MSG005 – </w:t>
            </w:r>
            <w:del w:id="56" w:author="Lucas" w:date="2015-05-28T01:10:00Z">
              <w:r w:rsidDel="00680E67">
                <w:rPr>
                  <w:rFonts w:cs="Arial"/>
                  <w:b/>
                  <w:sz w:val="20"/>
                  <w:szCs w:val="20"/>
                </w:rPr>
                <w:delText xml:space="preserve">Proposta </w:delText>
              </w:r>
            </w:del>
            <w:ins w:id="57" w:author="Lucas" w:date="2015-05-28T01:10:00Z">
              <w:r w:rsidR="00680E67">
                <w:rPr>
                  <w:rFonts w:cs="Arial"/>
                  <w:b/>
                  <w:sz w:val="20"/>
                  <w:szCs w:val="20"/>
                </w:rPr>
                <w:t xml:space="preserve">Item </w:t>
              </w:r>
              <w:proofErr w:type="spellStart"/>
              <w:r w:rsidR="00680E67">
                <w:rPr>
                  <w:rFonts w:cs="Arial"/>
                  <w:b/>
                  <w:sz w:val="20"/>
                  <w:szCs w:val="20"/>
                </w:rPr>
                <w:t>denúnciado</w:t>
              </w:r>
              <w:proofErr w:type="spellEnd"/>
              <w:r w:rsidR="00680E67">
                <w:rPr>
                  <w:rFonts w:cs="Arial"/>
                  <w:b/>
                  <w:sz w:val="20"/>
                  <w:szCs w:val="20"/>
                </w:rPr>
                <w:t xml:space="preserve"> </w:t>
              </w:r>
            </w:ins>
            <w:r>
              <w:rPr>
                <w:rFonts w:cs="Arial"/>
                <w:b/>
                <w:sz w:val="20"/>
                <w:szCs w:val="20"/>
              </w:rPr>
              <w:t>denunciada.</w:t>
            </w:r>
          </w:p>
        </w:tc>
      </w:tr>
      <w:tr w:rsidR="001D4CAF" w:rsidRPr="009300FF" w14:paraId="3DE71875" w14:textId="77777777" w:rsidTr="001D4CAF">
        <w:tc>
          <w:tcPr>
            <w:tcW w:w="2865" w:type="dxa"/>
            <w:tcBorders>
              <w:left w:val="single" w:sz="4" w:space="0" w:color="auto"/>
              <w:bottom w:val="single" w:sz="4" w:space="0" w:color="000000"/>
            </w:tcBorders>
            <w:shd w:val="clear" w:color="auto" w:fill="D9D9D9"/>
          </w:tcPr>
          <w:p w14:paraId="55056402" w14:textId="77777777" w:rsidR="001D4CAF" w:rsidRPr="009300FF" w:rsidRDefault="001D4CAF" w:rsidP="001D4CA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ADA9085" w14:textId="77777777" w:rsidR="001D4CAF" w:rsidRPr="009300FF" w:rsidRDefault="001D4CAF" w:rsidP="001D4CAF">
            <w:pPr>
              <w:snapToGrid w:val="0"/>
              <w:spacing w:line="240" w:lineRule="auto"/>
              <w:rPr>
                <w:rFonts w:cs="Arial"/>
                <w:b/>
                <w:sz w:val="20"/>
                <w:szCs w:val="20"/>
              </w:rPr>
            </w:pPr>
          </w:p>
        </w:tc>
      </w:tr>
      <w:tr w:rsidR="001D4CAF" w:rsidRPr="009300FF" w14:paraId="6CB93531" w14:textId="77777777" w:rsidTr="001D4CAF">
        <w:tc>
          <w:tcPr>
            <w:tcW w:w="2865" w:type="dxa"/>
            <w:tcBorders>
              <w:left w:val="single" w:sz="4" w:space="0" w:color="auto"/>
              <w:bottom w:val="single" w:sz="4" w:space="0" w:color="000000"/>
            </w:tcBorders>
            <w:shd w:val="clear" w:color="auto" w:fill="D9D9D9"/>
          </w:tcPr>
          <w:p w14:paraId="65A207AF" w14:textId="77777777" w:rsidR="001D4CAF" w:rsidRPr="009300FF" w:rsidRDefault="001D4CAF" w:rsidP="00743CA0">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743CA0">
              <w:rPr>
                <w:rFonts w:cs="Arial"/>
                <w:b/>
                <w:sz w:val="20"/>
                <w:szCs w:val="20"/>
              </w:rPr>
              <w:t>Recusar</w:t>
            </w:r>
          </w:p>
        </w:tc>
        <w:tc>
          <w:tcPr>
            <w:tcW w:w="6098" w:type="dxa"/>
            <w:tcBorders>
              <w:bottom w:val="single" w:sz="4" w:space="0" w:color="000000"/>
              <w:right w:val="single" w:sz="4" w:space="0" w:color="000000"/>
            </w:tcBorders>
            <w:shd w:val="clear" w:color="auto" w:fill="auto"/>
          </w:tcPr>
          <w:p w14:paraId="140DB3D9" w14:textId="77777777" w:rsidR="001D4CAF" w:rsidRPr="009300FF" w:rsidRDefault="001D4CAF" w:rsidP="001D4CAF">
            <w:pPr>
              <w:snapToGrid w:val="0"/>
              <w:spacing w:line="240" w:lineRule="auto"/>
              <w:rPr>
                <w:rFonts w:cs="Arial"/>
                <w:b/>
                <w:sz w:val="20"/>
                <w:szCs w:val="20"/>
              </w:rPr>
            </w:pPr>
          </w:p>
        </w:tc>
      </w:tr>
      <w:tr w:rsidR="001D4CAF" w:rsidRPr="009300FF" w14:paraId="5422C4A4" w14:textId="77777777" w:rsidTr="001D4CAF">
        <w:tc>
          <w:tcPr>
            <w:tcW w:w="2865" w:type="dxa"/>
            <w:tcBorders>
              <w:left w:val="single" w:sz="4" w:space="0" w:color="auto"/>
              <w:bottom w:val="single" w:sz="4" w:space="0" w:color="000000"/>
            </w:tcBorders>
            <w:shd w:val="clear" w:color="auto" w:fill="D9D9D9"/>
          </w:tcPr>
          <w:p w14:paraId="183A7CD5"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6D3BDBD" w14:textId="77777777" w:rsidR="001D4CAF" w:rsidRPr="009300FF" w:rsidRDefault="001D4CAF" w:rsidP="001D4CAF">
            <w:pPr>
              <w:snapToGrid w:val="0"/>
              <w:spacing w:line="240" w:lineRule="auto"/>
              <w:rPr>
                <w:rFonts w:cs="Arial"/>
                <w:b/>
                <w:sz w:val="20"/>
                <w:szCs w:val="20"/>
              </w:rPr>
            </w:pPr>
            <w:r w:rsidRPr="009300FF">
              <w:rPr>
                <w:rFonts w:cs="Arial"/>
                <w:b/>
                <w:sz w:val="20"/>
                <w:szCs w:val="20"/>
              </w:rPr>
              <w:t>Ações do sistema</w:t>
            </w:r>
          </w:p>
        </w:tc>
      </w:tr>
      <w:tr w:rsidR="001D4CAF" w:rsidRPr="009300FF" w14:paraId="4414E97A" w14:textId="77777777" w:rsidTr="001D4CAF">
        <w:tc>
          <w:tcPr>
            <w:tcW w:w="2865" w:type="dxa"/>
            <w:tcBorders>
              <w:left w:val="single" w:sz="4" w:space="0" w:color="auto"/>
              <w:bottom w:val="single" w:sz="4" w:space="0" w:color="000000"/>
            </w:tcBorders>
          </w:tcPr>
          <w:p w14:paraId="54DE9E45" w14:textId="46CD14E8" w:rsidR="001D4CAF" w:rsidRPr="009300FF" w:rsidRDefault="00743CA0" w:rsidP="001D4CAF">
            <w:pPr>
              <w:snapToGrid w:val="0"/>
              <w:spacing w:line="240" w:lineRule="auto"/>
              <w:rPr>
                <w:rFonts w:cs="Arial"/>
                <w:b/>
                <w:sz w:val="20"/>
                <w:szCs w:val="20"/>
              </w:rPr>
            </w:pPr>
            <w:r>
              <w:rPr>
                <w:rFonts w:cs="Arial"/>
                <w:b/>
                <w:sz w:val="20"/>
                <w:szCs w:val="20"/>
              </w:rPr>
              <w:t>Ator aciona o botão Recusar</w:t>
            </w:r>
            <w:r w:rsidR="001F4596">
              <w:rPr>
                <w:rFonts w:cs="Arial"/>
                <w:b/>
                <w:sz w:val="20"/>
                <w:szCs w:val="20"/>
              </w:rPr>
              <w:t xml:space="preserve"> de uma proposta recebida.</w:t>
            </w:r>
          </w:p>
        </w:tc>
        <w:tc>
          <w:tcPr>
            <w:tcW w:w="6098" w:type="dxa"/>
            <w:tcBorders>
              <w:bottom w:val="single" w:sz="4" w:space="0" w:color="000000"/>
              <w:right w:val="single" w:sz="4" w:space="0" w:color="000000"/>
            </w:tcBorders>
            <w:shd w:val="clear" w:color="auto" w:fill="auto"/>
          </w:tcPr>
          <w:p w14:paraId="7B6A9CF9" w14:textId="77777777" w:rsidR="001D4CAF" w:rsidRPr="009300FF" w:rsidRDefault="001D4CAF" w:rsidP="001D4CAF">
            <w:pPr>
              <w:snapToGrid w:val="0"/>
              <w:spacing w:line="240" w:lineRule="auto"/>
              <w:rPr>
                <w:rFonts w:cs="Arial"/>
                <w:b/>
                <w:sz w:val="20"/>
                <w:szCs w:val="20"/>
              </w:rPr>
            </w:pPr>
            <w:r w:rsidRPr="009300FF">
              <w:rPr>
                <w:rFonts w:cs="Arial"/>
                <w:b/>
                <w:sz w:val="20"/>
                <w:szCs w:val="20"/>
              </w:rPr>
              <w:t>-</w:t>
            </w:r>
          </w:p>
        </w:tc>
      </w:tr>
      <w:tr w:rsidR="001D4CAF" w:rsidRPr="009300FF" w14:paraId="5D3B6908" w14:textId="77777777" w:rsidTr="001D4CAF">
        <w:tc>
          <w:tcPr>
            <w:tcW w:w="2865" w:type="dxa"/>
            <w:tcBorders>
              <w:left w:val="single" w:sz="4" w:space="0" w:color="auto"/>
              <w:bottom w:val="single" w:sz="4" w:space="0" w:color="000000"/>
            </w:tcBorders>
          </w:tcPr>
          <w:p w14:paraId="714DD23F" w14:textId="77777777" w:rsidR="001D4CAF" w:rsidRPr="009300FF" w:rsidRDefault="001D4CAF" w:rsidP="001D4CAF">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187AE6D" w14:textId="30D49413" w:rsidR="001D4CAF" w:rsidRPr="009300FF" w:rsidRDefault="001D4CAF" w:rsidP="00B475BE">
            <w:pPr>
              <w:snapToGrid w:val="0"/>
              <w:spacing w:line="240" w:lineRule="auto"/>
              <w:rPr>
                <w:rFonts w:cs="Arial"/>
                <w:b/>
                <w:sz w:val="20"/>
                <w:szCs w:val="20"/>
              </w:rPr>
            </w:pPr>
            <w:r>
              <w:rPr>
                <w:rFonts w:cs="Arial"/>
                <w:b/>
                <w:sz w:val="20"/>
                <w:szCs w:val="20"/>
              </w:rPr>
              <w:t xml:space="preserve">Sistema </w:t>
            </w:r>
            <w:r w:rsidR="001F4596">
              <w:rPr>
                <w:rFonts w:cs="Arial"/>
                <w:b/>
                <w:sz w:val="20"/>
                <w:szCs w:val="20"/>
              </w:rPr>
              <w:t>exclui</w:t>
            </w:r>
            <w:r w:rsidR="00743CA0">
              <w:rPr>
                <w:rFonts w:cs="Arial"/>
                <w:b/>
                <w:sz w:val="20"/>
                <w:szCs w:val="20"/>
              </w:rPr>
              <w:t xml:space="preserve"> registro, envia e</w:t>
            </w:r>
            <w:r w:rsidR="00A34B95">
              <w:rPr>
                <w:rFonts w:cs="Arial"/>
                <w:b/>
                <w:sz w:val="20"/>
                <w:szCs w:val="20"/>
              </w:rPr>
              <w:t>-</w:t>
            </w:r>
            <w:r w:rsidR="00743CA0">
              <w:rPr>
                <w:rFonts w:cs="Arial"/>
                <w:b/>
                <w:sz w:val="20"/>
                <w:szCs w:val="20"/>
              </w:rPr>
              <w:t xml:space="preserve">mail para o </w:t>
            </w:r>
            <w:r w:rsidR="00B475BE">
              <w:rPr>
                <w:rFonts w:cs="Arial"/>
                <w:b/>
                <w:sz w:val="20"/>
                <w:szCs w:val="20"/>
              </w:rPr>
              <w:t>cliente</w:t>
            </w:r>
            <w:r w:rsidR="00743CA0">
              <w:rPr>
                <w:rFonts w:cs="Arial"/>
                <w:b/>
                <w:sz w:val="20"/>
                <w:szCs w:val="20"/>
              </w:rPr>
              <w:t xml:space="preserve"> que fez a proposta com o seguinte assunto: “Proposta Recusada” com o seguinte</w:t>
            </w:r>
            <w:r w:rsidR="00B475BE">
              <w:rPr>
                <w:rFonts w:cs="Arial"/>
                <w:b/>
                <w:sz w:val="20"/>
                <w:szCs w:val="20"/>
              </w:rPr>
              <w:t xml:space="preserve"> conteúdo: “Sua proposta para o item </w:t>
            </w:r>
            <w:r w:rsidR="00743CA0">
              <w:rPr>
                <w:rFonts w:cs="Arial"/>
                <w:b/>
                <w:sz w:val="20"/>
                <w:szCs w:val="20"/>
              </w:rPr>
              <w:t xml:space="preserve">(DESCRIÇÃO </w:t>
            </w:r>
            <w:r w:rsidR="00347B47">
              <w:rPr>
                <w:rFonts w:cs="Arial"/>
                <w:b/>
                <w:sz w:val="20"/>
                <w:szCs w:val="20"/>
              </w:rPr>
              <w:t>D</w:t>
            </w:r>
            <w:r w:rsidR="00733A58">
              <w:rPr>
                <w:rFonts w:cs="Arial"/>
                <w:b/>
                <w:sz w:val="20"/>
                <w:szCs w:val="20"/>
              </w:rPr>
              <w:t>O ITEM A ENVIAR</w:t>
            </w:r>
            <w:r w:rsidR="00743CA0">
              <w:rPr>
                <w:rFonts w:cs="Arial"/>
                <w:b/>
                <w:sz w:val="20"/>
                <w:szCs w:val="20"/>
              </w:rPr>
              <w:t>) foi recusada</w:t>
            </w:r>
            <w:r w:rsidR="00B475BE">
              <w:rPr>
                <w:rFonts w:cs="Arial"/>
                <w:b/>
                <w:sz w:val="20"/>
                <w:szCs w:val="20"/>
              </w:rPr>
              <w:t>.</w:t>
            </w:r>
            <w:r w:rsidR="00A34B95">
              <w:rPr>
                <w:rFonts w:cs="Arial"/>
                <w:b/>
                <w:sz w:val="20"/>
                <w:szCs w:val="20"/>
              </w:rPr>
              <w:t>”</w:t>
            </w:r>
            <w:r w:rsidR="00743CA0">
              <w:rPr>
                <w:rFonts w:cs="Arial"/>
                <w:b/>
                <w:sz w:val="20"/>
                <w:szCs w:val="20"/>
              </w:rPr>
              <w:t>, logo após exibe mensagem MSG002.</w:t>
            </w:r>
          </w:p>
        </w:tc>
      </w:tr>
      <w:tr w:rsidR="00424C4A" w:rsidRPr="009300FF" w14:paraId="37D73E9A" w14:textId="77777777" w:rsidTr="004066EE">
        <w:tc>
          <w:tcPr>
            <w:tcW w:w="2865" w:type="dxa"/>
            <w:tcBorders>
              <w:left w:val="single" w:sz="4" w:space="0" w:color="000000"/>
              <w:bottom w:val="single" w:sz="4" w:space="0" w:color="000000"/>
            </w:tcBorders>
            <w:shd w:val="clear" w:color="auto" w:fill="D9D9D9"/>
          </w:tcPr>
          <w:p w14:paraId="2F0FA7EB" w14:textId="2102938E" w:rsidR="00424C4A" w:rsidRPr="009300FF" w:rsidRDefault="00424C4A" w:rsidP="00424C4A">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Enviar Proposta</w:t>
            </w:r>
          </w:p>
        </w:tc>
        <w:tc>
          <w:tcPr>
            <w:tcW w:w="6098" w:type="dxa"/>
            <w:tcBorders>
              <w:bottom w:val="single" w:sz="4" w:space="0" w:color="000000"/>
              <w:right w:val="single" w:sz="4" w:space="0" w:color="000000"/>
            </w:tcBorders>
            <w:shd w:val="clear" w:color="auto" w:fill="auto"/>
          </w:tcPr>
          <w:p w14:paraId="06A9B6D2" w14:textId="77777777" w:rsidR="00424C4A" w:rsidRPr="009300FF" w:rsidRDefault="00424C4A" w:rsidP="004066EE">
            <w:pPr>
              <w:snapToGrid w:val="0"/>
              <w:spacing w:line="240" w:lineRule="auto"/>
              <w:rPr>
                <w:rFonts w:cs="Arial"/>
                <w:b/>
                <w:sz w:val="20"/>
                <w:szCs w:val="20"/>
              </w:rPr>
            </w:pPr>
          </w:p>
        </w:tc>
      </w:tr>
      <w:tr w:rsidR="00424C4A" w:rsidRPr="009300FF" w14:paraId="30241E38" w14:textId="77777777" w:rsidTr="004066EE">
        <w:tc>
          <w:tcPr>
            <w:tcW w:w="2865" w:type="dxa"/>
            <w:tcBorders>
              <w:left w:val="single" w:sz="4" w:space="0" w:color="000000"/>
              <w:bottom w:val="single" w:sz="4" w:space="0" w:color="000000"/>
            </w:tcBorders>
            <w:shd w:val="clear" w:color="auto" w:fill="D9D9D9"/>
          </w:tcPr>
          <w:p w14:paraId="57896925" w14:textId="77777777" w:rsidR="00424C4A" w:rsidRPr="009300FF" w:rsidRDefault="00424C4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D938A0E" w14:textId="77777777" w:rsidR="00424C4A" w:rsidRPr="009300FF" w:rsidRDefault="00424C4A" w:rsidP="004066EE">
            <w:pPr>
              <w:snapToGrid w:val="0"/>
              <w:spacing w:line="240" w:lineRule="auto"/>
              <w:rPr>
                <w:rFonts w:cs="Arial"/>
                <w:b/>
                <w:sz w:val="20"/>
                <w:szCs w:val="20"/>
              </w:rPr>
            </w:pPr>
            <w:r w:rsidRPr="009300FF">
              <w:rPr>
                <w:rFonts w:cs="Arial"/>
                <w:b/>
                <w:sz w:val="20"/>
                <w:szCs w:val="20"/>
              </w:rPr>
              <w:t>Ações do sistema</w:t>
            </w:r>
          </w:p>
        </w:tc>
      </w:tr>
      <w:tr w:rsidR="00424C4A" w:rsidRPr="00BD48A5" w14:paraId="6B88A572" w14:textId="77777777" w:rsidTr="004066EE">
        <w:tc>
          <w:tcPr>
            <w:tcW w:w="2865" w:type="dxa"/>
            <w:tcBorders>
              <w:top w:val="single" w:sz="4" w:space="0" w:color="000000"/>
              <w:left w:val="single" w:sz="4" w:space="0" w:color="000000"/>
              <w:bottom w:val="single" w:sz="4" w:space="0" w:color="000000"/>
            </w:tcBorders>
            <w:shd w:val="clear" w:color="auto" w:fill="FFFFFF"/>
          </w:tcPr>
          <w:p w14:paraId="74A809BB" w14:textId="77777777" w:rsidR="00424C4A" w:rsidRPr="00BD48A5" w:rsidRDefault="00424C4A" w:rsidP="004066EE">
            <w:pPr>
              <w:snapToGrid w:val="0"/>
              <w:spacing w:line="240" w:lineRule="auto"/>
              <w:rPr>
                <w:rFonts w:cs="Arial"/>
                <w:b/>
                <w:sz w:val="20"/>
                <w:szCs w:val="20"/>
              </w:rPr>
            </w:pPr>
            <w:r>
              <w:rPr>
                <w:rFonts w:cs="Arial"/>
                <w:b/>
                <w:sz w:val="20"/>
                <w:szCs w:val="20"/>
              </w:rPr>
              <w:t>Ator acessa a tela principal do sistema.</w:t>
            </w:r>
          </w:p>
        </w:tc>
        <w:tc>
          <w:tcPr>
            <w:tcW w:w="6098" w:type="dxa"/>
            <w:tcBorders>
              <w:bottom w:val="single" w:sz="4" w:space="0" w:color="000000"/>
              <w:right w:val="single" w:sz="4" w:space="0" w:color="000000"/>
            </w:tcBorders>
            <w:shd w:val="clear" w:color="auto" w:fill="auto"/>
          </w:tcPr>
          <w:p w14:paraId="6D8A3E65" w14:textId="77777777" w:rsidR="00424C4A" w:rsidRPr="00BD48A5" w:rsidRDefault="00424C4A" w:rsidP="004066EE">
            <w:pPr>
              <w:snapToGrid w:val="0"/>
              <w:spacing w:line="240" w:lineRule="auto"/>
              <w:rPr>
                <w:rFonts w:cs="Arial"/>
                <w:b/>
                <w:sz w:val="20"/>
                <w:szCs w:val="20"/>
              </w:rPr>
            </w:pPr>
            <w:r w:rsidRPr="00BD48A5">
              <w:rPr>
                <w:rFonts w:cs="Arial"/>
                <w:b/>
                <w:sz w:val="20"/>
                <w:szCs w:val="20"/>
              </w:rPr>
              <w:t>-</w:t>
            </w:r>
          </w:p>
        </w:tc>
      </w:tr>
      <w:tr w:rsidR="00424C4A" w:rsidRPr="009300FF" w14:paraId="7B1D5094" w14:textId="77777777" w:rsidTr="004066EE">
        <w:tc>
          <w:tcPr>
            <w:tcW w:w="2865" w:type="dxa"/>
            <w:tcBorders>
              <w:top w:val="single" w:sz="4" w:space="0" w:color="000000"/>
              <w:left w:val="single" w:sz="4" w:space="0" w:color="000000"/>
              <w:bottom w:val="single" w:sz="4" w:space="0" w:color="000000"/>
            </w:tcBorders>
            <w:shd w:val="clear" w:color="auto" w:fill="auto"/>
          </w:tcPr>
          <w:p w14:paraId="743FF0E2" w14:textId="77777777" w:rsidR="00424C4A" w:rsidRPr="009300FF" w:rsidRDefault="00424C4A" w:rsidP="004066EE">
            <w:pPr>
              <w:snapToGrid w:val="0"/>
              <w:spacing w:line="240" w:lineRule="auto"/>
              <w:rPr>
                <w:rFonts w:cs="Arial"/>
                <w:b/>
                <w:sz w:val="20"/>
                <w:szCs w:val="20"/>
              </w:rPr>
            </w:pP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540912A6" w14:textId="4B6DA2BF" w:rsidR="00424C4A" w:rsidRPr="009300FF" w:rsidRDefault="00424C4A" w:rsidP="00A41686">
            <w:pPr>
              <w:snapToGrid w:val="0"/>
              <w:spacing w:line="240" w:lineRule="auto"/>
              <w:rPr>
                <w:rFonts w:cs="Arial"/>
                <w:b/>
                <w:sz w:val="20"/>
                <w:szCs w:val="20"/>
              </w:rPr>
            </w:pPr>
            <w:r>
              <w:rPr>
                <w:rFonts w:cs="Arial"/>
                <w:b/>
                <w:sz w:val="20"/>
                <w:szCs w:val="20"/>
              </w:rPr>
              <w:t xml:space="preserve">Caso tenha algum </w:t>
            </w:r>
            <w:r w:rsidR="00EA0E65">
              <w:rPr>
                <w:rFonts w:cs="Arial"/>
                <w:b/>
                <w:sz w:val="20"/>
                <w:szCs w:val="20"/>
              </w:rPr>
              <w:t>item a enviar cadastrado por outros clientes e que não possuam propostas aprovadas</w:t>
            </w:r>
            <w:r w:rsidR="003A79E9">
              <w:rPr>
                <w:rFonts w:cs="Arial"/>
                <w:b/>
                <w:sz w:val="20"/>
                <w:szCs w:val="20"/>
              </w:rPr>
              <w:t>, não estejam denunciadas</w:t>
            </w:r>
            <w:r w:rsidR="00EA0E65">
              <w:rPr>
                <w:rFonts w:cs="Arial"/>
                <w:b/>
                <w:sz w:val="20"/>
                <w:szCs w:val="20"/>
              </w:rPr>
              <w:t xml:space="preserve"> e estejam dentro da faixa de limite de distância cadastrada no menu Configurações, o sistema exibe itens no </w:t>
            </w:r>
            <w:r>
              <w:rPr>
                <w:rFonts w:cs="Arial"/>
                <w:b/>
                <w:sz w:val="20"/>
                <w:szCs w:val="20"/>
              </w:rPr>
              <w:t xml:space="preserve">canto </w:t>
            </w:r>
            <w:r w:rsidR="00EA0E65">
              <w:rPr>
                <w:rFonts w:cs="Arial"/>
                <w:b/>
                <w:sz w:val="20"/>
                <w:szCs w:val="20"/>
              </w:rPr>
              <w:t>direito da tela, exibindo os seguintes campos</w:t>
            </w:r>
            <w:r>
              <w:rPr>
                <w:rFonts w:cs="Arial"/>
                <w:b/>
                <w:sz w:val="20"/>
                <w:szCs w:val="20"/>
              </w:rPr>
              <w:t xml:space="preserve">: </w:t>
            </w:r>
            <w:r w:rsidR="0070547A">
              <w:rPr>
                <w:rFonts w:cs="Arial"/>
                <w:b/>
                <w:sz w:val="20"/>
                <w:szCs w:val="20"/>
              </w:rPr>
              <w:t>Cliente</w:t>
            </w:r>
            <w:r>
              <w:rPr>
                <w:rFonts w:cs="Arial"/>
                <w:b/>
                <w:sz w:val="20"/>
                <w:szCs w:val="20"/>
              </w:rPr>
              <w:t>, Destino,</w:t>
            </w:r>
            <w:r w:rsidR="003549AD">
              <w:rPr>
                <w:rFonts w:cs="Arial"/>
                <w:b/>
                <w:sz w:val="20"/>
                <w:szCs w:val="20"/>
              </w:rPr>
              <w:t xml:space="preserve"> Origem, Distância e Duração (</w:t>
            </w:r>
            <w:r>
              <w:rPr>
                <w:rFonts w:cs="Arial"/>
                <w:b/>
                <w:sz w:val="20"/>
                <w:szCs w:val="20"/>
              </w:rPr>
              <w:t xml:space="preserve">de acordo com a posição atual do </w:t>
            </w:r>
            <w:r w:rsidR="003549AD">
              <w:rPr>
                <w:rFonts w:cs="Arial"/>
                <w:b/>
                <w:sz w:val="20"/>
                <w:szCs w:val="20"/>
              </w:rPr>
              <w:t>cliente que está visualizando o item</w:t>
            </w:r>
            <w:r>
              <w:rPr>
                <w:rFonts w:cs="Arial"/>
                <w:b/>
                <w:sz w:val="20"/>
                <w:szCs w:val="20"/>
              </w:rPr>
              <w:t xml:space="preserve">), Descrição do item a enviar e botão </w:t>
            </w:r>
            <w:r w:rsidR="00C6583E">
              <w:rPr>
                <w:rFonts w:cs="Arial"/>
                <w:b/>
                <w:sz w:val="20"/>
                <w:szCs w:val="20"/>
              </w:rPr>
              <w:t>Enviar P</w:t>
            </w:r>
            <w:r>
              <w:rPr>
                <w:rFonts w:cs="Arial"/>
                <w:b/>
                <w:sz w:val="20"/>
                <w:szCs w:val="20"/>
              </w:rPr>
              <w:t xml:space="preserve">roposta. Campo proposta deve ser calculado de acordo com a distância </w:t>
            </w:r>
            <w:r w:rsidR="00A41686">
              <w:rPr>
                <w:rFonts w:cs="Arial"/>
                <w:b/>
                <w:sz w:val="20"/>
                <w:szCs w:val="20"/>
              </w:rPr>
              <w:t xml:space="preserve">exibida no campo Distância </w:t>
            </w:r>
            <w:r>
              <w:rPr>
                <w:rFonts w:cs="Arial"/>
                <w:b/>
                <w:sz w:val="20"/>
                <w:szCs w:val="20"/>
              </w:rPr>
              <w:t xml:space="preserve">e o valor informado no </w:t>
            </w:r>
            <w:r w:rsidR="00A41686">
              <w:rPr>
                <w:rFonts w:cs="Arial"/>
                <w:b/>
                <w:sz w:val="20"/>
                <w:szCs w:val="20"/>
              </w:rPr>
              <w:t xml:space="preserve">campo Valor por KM no </w:t>
            </w:r>
            <w:r>
              <w:rPr>
                <w:rFonts w:cs="Arial"/>
                <w:b/>
                <w:sz w:val="20"/>
                <w:szCs w:val="20"/>
              </w:rPr>
              <w:t>UC008</w:t>
            </w:r>
            <w:r w:rsidR="00A41686">
              <w:rPr>
                <w:rFonts w:cs="Arial"/>
                <w:b/>
                <w:sz w:val="20"/>
                <w:szCs w:val="20"/>
              </w:rPr>
              <w:t xml:space="preserve"> (Configurar Opções do Sistema)</w:t>
            </w:r>
            <w:r>
              <w:rPr>
                <w:rFonts w:cs="Arial"/>
                <w:b/>
                <w:sz w:val="20"/>
                <w:szCs w:val="20"/>
              </w:rPr>
              <w:t>.</w:t>
            </w:r>
          </w:p>
        </w:tc>
      </w:tr>
      <w:tr w:rsidR="00424C4A" w:rsidRPr="009300FF" w14:paraId="24F779FC" w14:textId="77777777" w:rsidTr="004066EE">
        <w:tc>
          <w:tcPr>
            <w:tcW w:w="2865" w:type="dxa"/>
            <w:tcBorders>
              <w:top w:val="single" w:sz="4" w:space="0" w:color="000000"/>
              <w:left w:val="single" w:sz="4" w:space="0" w:color="000000"/>
              <w:bottom w:val="single" w:sz="4" w:space="0" w:color="000000"/>
            </w:tcBorders>
            <w:shd w:val="clear" w:color="auto" w:fill="auto"/>
          </w:tcPr>
          <w:p w14:paraId="2EA93BA6" w14:textId="22DB6B30" w:rsidR="00424C4A" w:rsidRPr="009300FF" w:rsidRDefault="00424C4A" w:rsidP="00860284">
            <w:pPr>
              <w:snapToGrid w:val="0"/>
              <w:spacing w:line="240" w:lineRule="auto"/>
              <w:rPr>
                <w:rFonts w:cs="Arial"/>
                <w:b/>
                <w:sz w:val="20"/>
                <w:szCs w:val="20"/>
              </w:rPr>
            </w:pPr>
            <w:r>
              <w:rPr>
                <w:rFonts w:cs="Arial"/>
                <w:b/>
                <w:sz w:val="20"/>
                <w:szCs w:val="20"/>
              </w:rPr>
              <w:t xml:space="preserve">Ator aciona o botão </w:t>
            </w:r>
            <w:r w:rsidR="00860284">
              <w:rPr>
                <w:rFonts w:cs="Arial"/>
                <w:b/>
                <w:sz w:val="20"/>
                <w:szCs w:val="20"/>
              </w:rPr>
              <w:t>Enviar</w:t>
            </w:r>
            <w:r>
              <w:rPr>
                <w:rFonts w:cs="Arial"/>
                <w:b/>
                <w:sz w:val="20"/>
                <w:szCs w:val="20"/>
              </w:rPr>
              <w:t xml:space="preserve"> Proposta.</w:t>
            </w:r>
            <w:r w:rsidR="0011388C">
              <w:rPr>
                <w:rFonts w:cs="Arial"/>
                <w:b/>
                <w:sz w:val="20"/>
                <w:szCs w:val="20"/>
              </w:rPr>
              <w:t>(FA004)</w:t>
            </w:r>
          </w:p>
        </w:tc>
        <w:tc>
          <w:tcPr>
            <w:tcW w:w="6098" w:type="dxa"/>
            <w:tcBorders>
              <w:top w:val="single" w:sz="4" w:space="0" w:color="000000"/>
              <w:bottom w:val="single" w:sz="4" w:space="0" w:color="000000"/>
              <w:right w:val="single" w:sz="4" w:space="0" w:color="000000"/>
            </w:tcBorders>
            <w:shd w:val="clear" w:color="auto" w:fill="auto"/>
          </w:tcPr>
          <w:p w14:paraId="2D6208C7" w14:textId="77777777" w:rsidR="00424C4A" w:rsidRDefault="00424C4A" w:rsidP="004066EE">
            <w:pPr>
              <w:snapToGrid w:val="0"/>
              <w:spacing w:line="240" w:lineRule="auto"/>
              <w:rPr>
                <w:rFonts w:cs="Arial"/>
                <w:b/>
                <w:sz w:val="20"/>
                <w:szCs w:val="20"/>
              </w:rPr>
            </w:pPr>
          </w:p>
        </w:tc>
      </w:tr>
      <w:tr w:rsidR="00424C4A" w:rsidRPr="009300FF" w14:paraId="2BBA5980" w14:textId="77777777" w:rsidTr="004066EE">
        <w:tc>
          <w:tcPr>
            <w:tcW w:w="2865" w:type="dxa"/>
            <w:tcBorders>
              <w:top w:val="single" w:sz="4" w:space="0" w:color="000000"/>
              <w:left w:val="single" w:sz="4" w:space="0" w:color="000000"/>
              <w:bottom w:val="single" w:sz="4" w:space="0" w:color="000000"/>
            </w:tcBorders>
            <w:shd w:val="clear" w:color="auto" w:fill="auto"/>
          </w:tcPr>
          <w:p w14:paraId="450F7B28" w14:textId="77777777" w:rsidR="00424C4A" w:rsidRDefault="00424C4A" w:rsidP="004066EE">
            <w:pPr>
              <w:snapToGrid w:val="0"/>
              <w:spacing w:line="240" w:lineRule="auto"/>
              <w:rPr>
                <w:rFonts w:cs="Arial"/>
                <w:b/>
                <w:sz w:val="20"/>
                <w:szCs w:val="20"/>
              </w:rPr>
            </w:pP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7DF499B9" w14:textId="265DABB7" w:rsidR="00424C4A" w:rsidRDefault="00424C4A" w:rsidP="004066EE">
            <w:pPr>
              <w:snapToGrid w:val="0"/>
              <w:spacing w:line="240" w:lineRule="auto"/>
              <w:rPr>
                <w:rFonts w:cs="Arial"/>
                <w:b/>
                <w:sz w:val="20"/>
                <w:szCs w:val="20"/>
              </w:rPr>
            </w:pPr>
            <w:r>
              <w:rPr>
                <w:rFonts w:cs="Arial"/>
                <w:b/>
                <w:sz w:val="20"/>
                <w:szCs w:val="20"/>
              </w:rPr>
              <w:t xml:space="preserve">Sistema </w:t>
            </w:r>
            <w:r w:rsidR="000B0A13">
              <w:rPr>
                <w:rFonts w:cs="Arial"/>
                <w:b/>
                <w:sz w:val="20"/>
                <w:szCs w:val="20"/>
              </w:rPr>
              <w:t>remove proposta da tela do ator e exibe a mensagem MSG003.</w:t>
            </w:r>
          </w:p>
        </w:tc>
      </w:tr>
      <w:tr w:rsidR="00B501BE" w:rsidRPr="009300FF" w14:paraId="346AF7A5" w14:textId="77777777" w:rsidTr="004066EE">
        <w:tc>
          <w:tcPr>
            <w:tcW w:w="2865" w:type="dxa"/>
            <w:tcBorders>
              <w:left w:val="single" w:sz="4" w:space="0" w:color="000000"/>
              <w:bottom w:val="single" w:sz="4" w:space="0" w:color="000000"/>
            </w:tcBorders>
            <w:shd w:val="clear" w:color="auto" w:fill="D9D9D9"/>
          </w:tcPr>
          <w:p w14:paraId="0FDDFA70" w14:textId="7C25DE0C" w:rsidR="00B501BE" w:rsidRPr="009300FF" w:rsidRDefault="00B501BE" w:rsidP="00B501B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FA003 Excluir Proposta Realizada</w:t>
            </w:r>
          </w:p>
        </w:tc>
        <w:tc>
          <w:tcPr>
            <w:tcW w:w="6098" w:type="dxa"/>
            <w:tcBorders>
              <w:bottom w:val="single" w:sz="4" w:space="0" w:color="000000"/>
              <w:right w:val="single" w:sz="4" w:space="0" w:color="000000"/>
            </w:tcBorders>
            <w:shd w:val="clear" w:color="auto" w:fill="auto"/>
          </w:tcPr>
          <w:p w14:paraId="51DD5DF9" w14:textId="77777777" w:rsidR="00B501BE" w:rsidRPr="009300FF" w:rsidRDefault="00B501BE" w:rsidP="004066EE">
            <w:pPr>
              <w:snapToGrid w:val="0"/>
              <w:spacing w:line="240" w:lineRule="auto"/>
              <w:rPr>
                <w:rFonts w:cs="Arial"/>
                <w:b/>
                <w:sz w:val="20"/>
                <w:szCs w:val="20"/>
              </w:rPr>
            </w:pPr>
          </w:p>
        </w:tc>
      </w:tr>
      <w:tr w:rsidR="00B501BE" w:rsidRPr="009300FF" w14:paraId="414587D8" w14:textId="77777777" w:rsidTr="004066EE">
        <w:tc>
          <w:tcPr>
            <w:tcW w:w="2865" w:type="dxa"/>
            <w:tcBorders>
              <w:left w:val="single" w:sz="4" w:space="0" w:color="000000"/>
              <w:bottom w:val="single" w:sz="4" w:space="0" w:color="000000"/>
            </w:tcBorders>
            <w:shd w:val="clear" w:color="auto" w:fill="D9D9D9"/>
          </w:tcPr>
          <w:p w14:paraId="06AB34C9" w14:textId="77777777" w:rsidR="00B501BE" w:rsidRPr="009300FF" w:rsidRDefault="00B501BE"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7114AD34" w14:textId="77777777" w:rsidR="00B501BE" w:rsidRPr="009300FF" w:rsidRDefault="00B501BE" w:rsidP="004066EE">
            <w:pPr>
              <w:snapToGrid w:val="0"/>
              <w:spacing w:line="240" w:lineRule="auto"/>
              <w:rPr>
                <w:rFonts w:cs="Arial"/>
                <w:b/>
                <w:sz w:val="20"/>
                <w:szCs w:val="20"/>
              </w:rPr>
            </w:pPr>
            <w:r w:rsidRPr="009300FF">
              <w:rPr>
                <w:rFonts w:cs="Arial"/>
                <w:b/>
                <w:sz w:val="20"/>
                <w:szCs w:val="20"/>
              </w:rPr>
              <w:t>Ações do sistema</w:t>
            </w:r>
          </w:p>
        </w:tc>
      </w:tr>
      <w:tr w:rsidR="003264A5" w:rsidRPr="009300FF" w14:paraId="4676A01A" w14:textId="77777777" w:rsidTr="004066EE">
        <w:tc>
          <w:tcPr>
            <w:tcW w:w="2865" w:type="dxa"/>
            <w:tcBorders>
              <w:top w:val="single" w:sz="4" w:space="0" w:color="000000"/>
              <w:left w:val="single" w:sz="4" w:space="0" w:color="000000"/>
              <w:bottom w:val="single" w:sz="4" w:space="0" w:color="000000"/>
            </w:tcBorders>
            <w:shd w:val="clear" w:color="auto" w:fill="auto"/>
          </w:tcPr>
          <w:p w14:paraId="05AA4AE2" w14:textId="14F0082E" w:rsidR="003264A5" w:rsidRPr="009300FF" w:rsidRDefault="003264A5" w:rsidP="00666483">
            <w:pPr>
              <w:snapToGrid w:val="0"/>
              <w:spacing w:line="240" w:lineRule="auto"/>
              <w:rPr>
                <w:rFonts w:cs="Arial"/>
                <w:b/>
                <w:sz w:val="20"/>
                <w:szCs w:val="20"/>
              </w:rPr>
            </w:pPr>
            <w:r>
              <w:rPr>
                <w:rFonts w:cs="Arial"/>
                <w:b/>
                <w:sz w:val="20"/>
                <w:szCs w:val="20"/>
              </w:rPr>
              <w:t xml:space="preserve">Ator seleciona uma proposta </w:t>
            </w:r>
            <w:r w:rsidR="00E00075">
              <w:rPr>
                <w:rFonts w:cs="Arial"/>
                <w:b/>
                <w:sz w:val="20"/>
                <w:szCs w:val="20"/>
              </w:rPr>
              <w:t>rea</w:t>
            </w:r>
            <w:r w:rsidR="00666483">
              <w:rPr>
                <w:rFonts w:cs="Arial"/>
                <w:b/>
                <w:sz w:val="20"/>
                <w:szCs w:val="20"/>
              </w:rPr>
              <w:t>lizada</w:t>
            </w:r>
            <w:r>
              <w:rPr>
                <w:rFonts w:cs="Arial"/>
                <w:b/>
                <w:sz w:val="20"/>
                <w:szCs w:val="20"/>
              </w:rPr>
              <w:t xml:space="preserve"> e aciona o botão </w:t>
            </w:r>
            <w:r w:rsidR="00666483">
              <w:rPr>
                <w:rFonts w:cs="Arial"/>
                <w:b/>
                <w:sz w:val="20"/>
                <w:szCs w:val="20"/>
              </w:rPr>
              <w:t>Excluir</w:t>
            </w: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7107773F" w14:textId="6E7BEBBA" w:rsidR="003264A5" w:rsidRDefault="003264A5" w:rsidP="004066EE">
            <w:pPr>
              <w:snapToGrid w:val="0"/>
              <w:spacing w:line="240" w:lineRule="auto"/>
              <w:rPr>
                <w:rFonts w:cs="Arial"/>
                <w:b/>
                <w:sz w:val="20"/>
                <w:szCs w:val="20"/>
              </w:rPr>
            </w:pPr>
            <w:r w:rsidRPr="009300FF">
              <w:rPr>
                <w:rFonts w:cs="Arial"/>
                <w:b/>
                <w:sz w:val="20"/>
                <w:szCs w:val="20"/>
              </w:rPr>
              <w:t>-</w:t>
            </w:r>
          </w:p>
        </w:tc>
      </w:tr>
      <w:tr w:rsidR="0011388C" w:rsidRPr="009300FF" w14:paraId="3B3D201D" w14:textId="77777777" w:rsidTr="008A6F1B">
        <w:tc>
          <w:tcPr>
            <w:tcW w:w="2865" w:type="dxa"/>
            <w:tcBorders>
              <w:top w:val="single" w:sz="4" w:space="0" w:color="000000"/>
              <w:left w:val="single" w:sz="4" w:space="0" w:color="000000"/>
              <w:bottom w:val="single" w:sz="4" w:space="0" w:color="000000"/>
            </w:tcBorders>
            <w:shd w:val="clear" w:color="auto" w:fill="auto"/>
          </w:tcPr>
          <w:p w14:paraId="15EA697D" w14:textId="77777777" w:rsidR="0011388C" w:rsidRDefault="0011388C" w:rsidP="008A6F1B">
            <w:pPr>
              <w:snapToGrid w:val="0"/>
              <w:spacing w:line="240" w:lineRule="auto"/>
              <w:rPr>
                <w:rFonts w:cs="Arial"/>
                <w:b/>
                <w:sz w:val="20"/>
                <w:szCs w:val="20"/>
              </w:rPr>
            </w:pPr>
            <w:r w:rsidRPr="009300FF">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5CDD9229" w14:textId="77777777" w:rsidR="0011388C" w:rsidRDefault="0011388C" w:rsidP="008A6F1B">
            <w:pPr>
              <w:snapToGrid w:val="0"/>
              <w:spacing w:line="240" w:lineRule="auto"/>
              <w:rPr>
                <w:rFonts w:cs="Arial"/>
                <w:b/>
                <w:sz w:val="20"/>
                <w:szCs w:val="20"/>
              </w:rPr>
            </w:pPr>
            <w:r>
              <w:rPr>
                <w:rFonts w:cs="Arial"/>
                <w:b/>
                <w:sz w:val="20"/>
                <w:szCs w:val="20"/>
              </w:rPr>
              <w:t>Sistema exclui a proposta e exibe mensagem MSG004.</w:t>
            </w:r>
          </w:p>
        </w:tc>
      </w:tr>
      <w:tr w:rsidR="0011388C" w:rsidRPr="009300FF" w14:paraId="68F4F1BB" w14:textId="77777777" w:rsidTr="008A6F1B">
        <w:tc>
          <w:tcPr>
            <w:tcW w:w="2865" w:type="dxa"/>
            <w:tcBorders>
              <w:left w:val="single" w:sz="4" w:space="0" w:color="000000"/>
              <w:bottom w:val="single" w:sz="4" w:space="0" w:color="000000"/>
            </w:tcBorders>
            <w:shd w:val="clear" w:color="auto" w:fill="D9D9D9"/>
          </w:tcPr>
          <w:p w14:paraId="02F89A0E" w14:textId="5D8DB843" w:rsidR="0011388C" w:rsidRPr="009300FF" w:rsidRDefault="0011388C" w:rsidP="00680E67">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FA004 Denunciar </w:t>
            </w:r>
            <w:del w:id="58" w:author="Lucas" w:date="2015-05-28T01:10:00Z">
              <w:r w:rsidDel="00680E67">
                <w:rPr>
                  <w:rFonts w:cs="Arial"/>
                  <w:b/>
                  <w:sz w:val="20"/>
                  <w:szCs w:val="20"/>
                </w:rPr>
                <w:delText>Proposta</w:delText>
              </w:r>
            </w:del>
            <w:ins w:id="59" w:author="Lucas" w:date="2015-05-28T01:10:00Z">
              <w:r w:rsidR="00680E67">
                <w:rPr>
                  <w:rFonts w:cs="Arial"/>
                  <w:b/>
                  <w:sz w:val="20"/>
                  <w:szCs w:val="20"/>
                </w:rPr>
                <w:t>Item</w:t>
              </w:r>
            </w:ins>
            <w:bookmarkStart w:id="60" w:name="_GoBack"/>
            <w:bookmarkEnd w:id="60"/>
          </w:p>
        </w:tc>
        <w:tc>
          <w:tcPr>
            <w:tcW w:w="6098" w:type="dxa"/>
            <w:tcBorders>
              <w:bottom w:val="single" w:sz="4" w:space="0" w:color="000000"/>
              <w:right w:val="single" w:sz="4" w:space="0" w:color="000000"/>
            </w:tcBorders>
            <w:shd w:val="clear" w:color="auto" w:fill="auto"/>
          </w:tcPr>
          <w:p w14:paraId="163ACDC6" w14:textId="77777777" w:rsidR="0011388C" w:rsidRPr="009300FF" w:rsidRDefault="0011388C" w:rsidP="008A6F1B">
            <w:pPr>
              <w:snapToGrid w:val="0"/>
              <w:spacing w:line="240" w:lineRule="auto"/>
              <w:rPr>
                <w:rFonts w:cs="Arial"/>
                <w:b/>
                <w:sz w:val="20"/>
                <w:szCs w:val="20"/>
              </w:rPr>
            </w:pPr>
          </w:p>
        </w:tc>
      </w:tr>
      <w:tr w:rsidR="0011388C" w:rsidRPr="009300FF" w14:paraId="02F1969B" w14:textId="77777777" w:rsidTr="008A6F1B">
        <w:tc>
          <w:tcPr>
            <w:tcW w:w="2865" w:type="dxa"/>
            <w:tcBorders>
              <w:left w:val="single" w:sz="4" w:space="0" w:color="000000"/>
              <w:bottom w:val="single" w:sz="4" w:space="0" w:color="000000"/>
            </w:tcBorders>
            <w:shd w:val="clear" w:color="auto" w:fill="D9D9D9"/>
          </w:tcPr>
          <w:p w14:paraId="17EA8ABF" w14:textId="77777777" w:rsidR="0011388C" w:rsidRPr="009300FF" w:rsidRDefault="0011388C" w:rsidP="008A6F1B">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BD985E0" w14:textId="77777777" w:rsidR="0011388C" w:rsidRPr="009300FF" w:rsidRDefault="0011388C" w:rsidP="008A6F1B">
            <w:pPr>
              <w:snapToGrid w:val="0"/>
              <w:spacing w:line="240" w:lineRule="auto"/>
              <w:rPr>
                <w:rFonts w:cs="Arial"/>
                <w:b/>
                <w:sz w:val="20"/>
                <w:szCs w:val="20"/>
              </w:rPr>
            </w:pPr>
            <w:r w:rsidRPr="009300FF">
              <w:rPr>
                <w:rFonts w:cs="Arial"/>
                <w:b/>
                <w:sz w:val="20"/>
                <w:szCs w:val="20"/>
              </w:rPr>
              <w:t>Ações do sistema</w:t>
            </w:r>
          </w:p>
        </w:tc>
      </w:tr>
      <w:tr w:rsidR="0011388C" w:rsidRPr="009300FF" w14:paraId="7DA0B1E0" w14:textId="77777777" w:rsidTr="008A6F1B">
        <w:tc>
          <w:tcPr>
            <w:tcW w:w="2865" w:type="dxa"/>
            <w:tcBorders>
              <w:top w:val="single" w:sz="4" w:space="0" w:color="000000"/>
              <w:left w:val="single" w:sz="4" w:space="0" w:color="000000"/>
              <w:bottom w:val="single" w:sz="4" w:space="0" w:color="000000"/>
            </w:tcBorders>
            <w:shd w:val="clear" w:color="auto" w:fill="auto"/>
          </w:tcPr>
          <w:p w14:paraId="092B5C94" w14:textId="565252CA" w:rsidR="0011388C" w:rsidRPr="009300FF" w:rsidRDefault="0011388C" w:rsidP="008A6F1B">
            <w:pPr>
              <w:snapToGrid w:val="0"/>
              <w:spacing w:line="240" w:lineRule="auto"/>
              <w:rPr>
                <w:rFonts w:cs="Arial"/>
                <w:b/>
                <w:sz w:val="20"/>
                <w:szCs w:val="20"/>
              </w:rPr>
            </w:pPr>
            <w:r>
              <w:rPr>
                <w:rFonts w:cs="Arial"/>
                <w:b/>
                <w:sz w:val="20"/>
                <w:szCs w:val="20"/>
              </w:rPr>
              <w:t>Ator aciona o botão Denunciar.</w:t>
            </w:r>
          </w:p>
        </w:tc>
        <w:tc>
          <w:tcPr>
            <w:tcW w:w="6098" w:type="dxa"/>
            <w:tcBorders>
              <w:top w:val="single" w:sz="4" w:space="0" w:color="000000"/>
              <w:bottom w:val="single" w:sz="4" w:space="0" w:color="000000"/>
              <w:right w:val="single" w:sz="4" w:space="0" w:color="000000"/>
            </w:tcBorders>
            <w:shd w:val="clear" w:color="auto" w:fill="auto"/>
          </w:tcPr>
          <w:p w14:paraId="5F8B49F2" w14:textId="77777777" w:rsidR="0011388C" w:rsidRDefault="0011388C" w:rsidP="008A6F1B">
            <w:pPr>
              <w:snapToGrid w:val="0"/>
              <w:spacing w:line="240" w:lineRule="auto"/>
              <w:rPr>
                <w:rFonts w:cs="Arial"/>
                <w:b/>
                <w:sz w:val="20"/>
                <w:szCs w:val="20"/>
              </w:rPr>
            </w:pPr>
            <w:r w:rsidRPr="009300FF">
              <w:rPr>
                <w:rFonts w:cs="Arial"/>
                <w:b/>
                <w:sz w:val="20"/>
                <w:szCs w:val="20"/>
              </w:rPr>
              <w:t>-</w:t>
            </w:r>
          </w:p>
        </w:tc>
      </w:tr>
      <w:tr w:rsidR="0011388C" w:rsidRPr="009300FF" w14:paraId="6DA632CC" w14:textId="77777777" w:rsidTr="008A6F1B">
        <w:tc>
          <w:tcPr>
            <w:tcW w:w="2865" w:type="dxa"/>
            <w:tcBorders>
              <w:top w:val="single" w:sz="4" w:space="0" w:color="000000"/>
              <w:left w:val="single" w:sz="4" w:space="0" w:color="000000"/>
              <w:bottom w:val="single" w:sz="4" w:space="0" w:color="000000"/>
            </w:tcBorders>
            <w:shd w:val="clear" w:color="auto" w:fill="auto"/>
          </w:tcPr>
          <w:p w14:paraId="50F6003E" w14:textId="77777777" w:rsidR="0011388C" w:rsidRDefault="0011388C" w:rsidP="008A6F1B">
            <w:pPr>
              <w:snapToGrid w:val="0"/>
              <w:spacing w:line="240" w:lineRule="auto"/>
              <w:rPr>
                <w:rFonts w:cs="Arial"/>
                <w:b/>
                <w:sz w:val="20"/>
                <w:szCs w:val="20"/>
              </w:rPr>
            </w:pPr>
            <w:r w:rsidRPr="009300FF">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08743872" w14:textId="77777777" w:rsidR="0011388C" w:rsidRDefault="0011388C" w:rsidP="008A6F1B">
            <w:pPr>
              <w:snapToGrid w:val="0"/>
              <w:spacing w:line="240" w:lineRule="auto"/>
              <w:rPr>
                <w:rFonts w:cs="Arial"/>
                <w:b/>
                <w:sz w:val="20"/>
                <w:szCs w:val="20"/>
              </w:rPr>
            </w:pPr>
            <w:r>
              <w:rPr>
                <w:rFonts w:cs="Arial"/>
                <w:b/>
                <w:sz w:val="20"/>
                <w:szCs w:val="20"/>
              </w:rPr>
              <w:t>Sistema exibe campo de motivo da denúncia.</w:t>
            </w:r>
          </w:p>
        </w:tc>
      </w:tr>
      <w:tr w:rsidR="0011388C" w:rsidRPr="009300FF" w14:paraId="56354042" w14:textId="77777777" w:rsidTr="008A6F1B">
        <w:tc>
          <w:tcPr>
            <w:tcW w:w="2865" w:type="dxa"/>
            <w:tcBorders>
              <w:top w:val="single" w:sz="4" w:space="0" w:color="000000"/>
              <w:left w:val="single" w:sz="4" w:space="0" w:color="000000"/>
              <w:bottom w:val="single" w:sz="4" w:space="0" w:color="000000"/>
            </w:tcBorders>
            <w:shd w:val="clear" w:color="auto" w:fill="auto"/>
          </w:tcPr>
          <w:p w14:paraId="61DADE56" w14:textId="77777777" w:rsidR="0011388C" w:rsidRDefault="0011388C" w:rsidP="008A6F1B">
            <w:pPr>
              <w:snapToGrid w:val="0"/>
              <w:spacing w:line="240" w:lineRule="auto"/>
              <w:rPr>
                <w:rFonts w:cs="Arial"/>
                <w:b/>
                <w:sz w:val="20"/>
                <w:szCs w:val="20"/>
              </w:rPr>
            </w:pPr>
            <w:r>
              <w:rPr>
                <w:rFonts w:cs="Arial"/>
                <w:b/>
                <w:sz w:val="20"/>
                <w:szCs w:val="20"/>
              </w:rPr>
              <w:t>Ator preenche campo e aciona o botão Enviar.</w:t>
            </w:r>
          </w:p>
        </w:tc>
        <w:tc>
          <w:tcPr>
            <w:tcW w:w="6098" w:type="dxa"/>
            <w:tcBorders>
              <w:top w:val="single" w:sz="4" w:space="0" w:color="000000"/>
              <w:bottom w:val="single" w:sz="4" w:space="0" w:color="000000"/>
              <w:right w:val="single" w:sz="4" w:space="0" w:color="000000"/>
            </w:tcBorders>
            <w:shd w:val="clear" w:color="auto" w:fill="auto"/>
          </w:tcPr>
          <w:p w14:paraId="24907DC2" w14:textId="77777777" w:rsidR="0011388C" w:rsidRDefault="0011388C" w:rsidP="008A6F1B">
            <w:pPr>
              <w:snapToGrid w:val="0"/>
              <w:spacing w:line="240" w:lineRule="auto"/>
              <w:rPr>
                <w:rFonts w:cs="Arial"/>
                <w:b/>
                <w:sz w:val="20"/>
                <w:szCs w:val="20"/>
              </w:rPr>
            </w:pPr>
            <w:r>
              <w:rPr>
                <w:rFonts w:cs="Arial"/>
                <w:b/>
                <w:sz w:val="20"/>
                <w:szCs w:val="20"/>
              </w:rPr>
              <w:t>-</w:t>
            </w:r>
          </w:p>
        </w:tc>
      </w:tr>
      <w:tr w:rsidR="003264A5" w:rsidRPr="009300FF" w14:paraId="3679D980" w14:textId="77777777" w:rsidTr="004066EE">
        <w:tc>
          <w:tcPr>
            <w:tcW w:w="2865" w:type="dxa"/>
            <w:tcBorders>
              <w:top w:val="single" w:sz="4" w:space="0" w:color="000000"/>
              <w:left w:val="single" w:sz="4" w:space="0" w:color="000000"/>
              <w:bottom w:val="single" w:sz="4" w:space="0" w:color="000000"/>
            </w:tcBorders>
            <w:shd w:val="clear" w:color="auto" w:fill="auto"/>
          </w:tcPr>
          <w:p w14:paraId="4FE8D4CB" w14:textId="31A841C1" w:rsidR="003264A5" w:rsidRDefault="0011388C" w:rsidP="004066EE">
            <w:pPr>
              <w:snapToGrid w:val="0"/>
              <w:spacing w:line="240" w:lineRule="auto"/>
              <w:rPr>
                <w:rFonts w:cs="Arial"/>
                <w:b/>
                <w:sz w:val="20"/>
                <w:szCs w:val="20"/>
              </w:rPr>
            </w:pPr>
            <w:r>
              <w:rPr>
                <w:rFonts w:cs="Arial"/>
                <w:b/>
                <w:sz w:val="20"/>
                <w:szCs w:val="20"/>
              </w:rPr>
              <w:t>-</w:t>
            </w:r>
          </w:p>
        </w:tc>
        <w:tc>
          <w:tcPr>
            <w:tcW w:w="6098" w:type="dxa"/>
            <w:tcBorders>
              <w:top w:val="single" w:sz="4" w:space="0" w:color="000000"/>
              <w:bottom w:val="single" w:sz="4" w:space="0" w:color="000000"/>
              <w:right w:val="single" w:sz="4" w:space="0" w:color="000000"/>
            </w:tcBorders>
            <w:shd w:val="clear" w:color="auto" w:fill="auto"/>
          </w:tcPr>
          <w:p w14:paraId="3238574C" w14:textId="5FC2872D" w:rsidR="003264A5" w:rsidRDefault="0011388C" w:rsidP="0011388C">
            <w:pPr>
              <w:snapToGrid w:val="0"/>
              <w:spacing w:line="240" w:lineRule="auto"/>
              <w:rPr>
                <w:rFonts w:cs="Arial"/>
                <w:b/>
                <w:sz w:val="20"/>
                <w:szCs w:val="20"/>
              </w:rPr>
            </w:pPr>
            <w:r>
              <w:rPr>
                <w:rFonts w:cs="Arial"/>
                <w:b/>
                <w:sz w:val="20"/>
                <w:szCs w:val="20"/>
              </w:rPr>
              <w:t>Sistema exibe mensagem MSG005.</w:t>
            </w:r>
          </w:p>
        </w:tc>
      </w:tr>
      <w:tr w:rsidR="001D4CAF" w:rsidRPr="009300FF" w14:paraId="0934C086" w14:textId="77777777" w:rsidTr="001D4CAF">
        <w:tc>
          <w:tcPr>
            <w:tcW w:w="2865" w:type="dxa"/>
            <w:tcBorders>
              <w:left w:val="single" w:sz="4" w:space="0" w:color="auto"/>
              <w:bottom w:val="single" w:sz="4" w:space="0" w:color="000000"/>
            </w:tcBorders>
            <w:shd w:val="clear" w:color="auto" w:fill="D9D9D9"/>
          </w:tcPr>
          <w:p w14:paraId="4B394527" w14:textId="77777777" w:rsidR="001D4CAF" w:rsidRPr="009300FF" w:rsidRDefault="001D4CAF" w:rsidP="001D4CAF">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6F1EBC90" w14:textId="77777777" w:rsidR="001D4CAF" w:rsidRPr="009300FF" w:rsidRDefault="001D4CAF" w:rsidP="001D4CAF">
            <w:pPr>
              <w:snapToGrid w:val="0"/>
              <w:spacing w:line="240" w:lineRule="auto"/>
              <w:rPr>
                <w:rFonts w:cs="Arial"/>
                <w:b/>
                <w:sz w:val="20"/>
                <w:szCs w:val="20"/>
              </w:rPr>
            </w:pPr>
          </w:p>
        </w:tc>
      </w:tr>
      <w:tr w:rsidR="001D4CAF" w:rsidRPr="009300FF" w14:paraId="4123A934" w14:textId="77777777" w:rsidTr="001D4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378CC203" w14:textId="5F184C14" w:rsidR="00F0174D" w:rsidRDefault="00F0174D" w:rsidP="001D4CAF">
            <w:pPr>
              <w:ind w:left="-59"/>
              <w:rPr>
                <w:rFonts w:cs="Arial"/>
              </w:rPr>
            </w:pPr>
            <w:r w:rsidRPr="001A78CE">
              <w:rPr>
                <w:rFonts w:cs="Arial"/>
              </w:rPr>
              <w:t xml:space="preserve">Apenas propostas não aprovadas devem aparecer na </w:t>
            </w:r>
            <w:r w:rsidR="00F8180D">
              <w:rPr>
                <w:rFonts w:cs="Arial"/>
              </w:rPr>
              <w:t>listagem de propostas recebidas</w:t>
            </w:r>
            <w:r w:rsidRPr="001A78CE">
              <w:rPr>
                <w:rFonts w:cs="Arial"/>
              </w:rPr>
              <w:t>.</w:t>
            </w:r>
          </w:p>
          <w:p w14:paraId="2CC7751A" w14:textId="77777777" w:rsidR="00F8180D" w:rsidRDefault="00044BE2" w:rsidP="00F8180D">
            <w:pPr>
              <w:ind w:left="-59"/>
              <w:rPr>
                <w:rFonts w:cs="Arial"/>
              </w:rPr>
            </w:pPr>
            <w:r>
              <w:rPr>
                <w:rFonts w:cs="Arial"/>
              </w:rPr>
              <w:t>Botão Aprovar deve ser exibido somente no quadro de Propostas Recebidas.</w:t>
            </w:r>
          </w:p>
          <w:p w14:paraId="47CA90D9" w14:textId="439477A8" w:rsidR="002D5C57" w:rsidRPr="009300FF" w:rsidRDefault="002D5C57" w:rsidP="00F8180D">
            <w:pPr>
              <w:ind w:left="-59"/>
              <w:rPr>
                <w:rFonts w:cs="Arial"/>
              </w:rPr>
            </w:pPr>
            <w:r>
              <w:rPr>
                <w:rFonts w:cs="Arial"/>
              </w:rPr>
              <w:t xml:space="preserve">Campo motivo da denúncia apenas será exibido </w:t>
            </w:r>
            <w:r w:rsidR="00B331A3">
              <w:rPr>
                <w:rFonts w:cs="Arial"/>
              </w:rPr>
              <w:t xml:space="preserve">e de preenchimento obrigatório </w:t>
            </w:r>
            <w:r>
              <w:rPr>
                <w:rFonts w:cs="Arial"/>
              </w:rPr>
              <w:t>caso ator acione o botão Denunciar</w:t>
            </w:r>
            <w:r w:rsidR="00B331A3">
              <w:rPr>
                <w:rFonts w:cs="Arial"/>
              </w:rPr>
              <w:t>.</w:t>
            </w:r>
          </w:p>
        </w:tc>
      </w:tr>
    </w:tbl>
    <w:p w14:paraId="2C7F3381" w14:textId="77777777" w:rsidR="001D4CAF" w:rsidRPr="009300FF" w:rsidRDefault="001D4CAF" w:rsidP="001D4CAF">
      <w:pPr>
        <w:rPr>
          <w:rFonts w:cs="Arial"/>
        </w:rPr>
      </w:pPr>
    </w:p>
    <w:p w14:paraId="26E7B81A" w14:textId="77777777" w:rsidR="003D4A1A" w:rsidRDefault="003D4A1A" w:rsidP="003D4A1A"/>
    <w:p w14:paraId="228E87ED" w14:textId="77777777" w:rsidR="00280AE1" w:rsidRPr="009300FF" w:rsidRDefault="00280AE1" w:rsidP="00280AE1">
      <w:pPr>
        <w:jc w:val="center"/>
        <w:rPr>
          <w:rFonts w:cs="Arial"/>
          <w:b/>
          <w:bCs/>
        </w:rPr>
      </w:pPr>
      <w:r>
        <w:rPr>
          <w:rFonts w:cs="Arial"/>
        </w:rPr>
        <w:t>Tabela 8</w:t>
      </w:r>
      <w:r w:rsidRPr="009300FF">
        <w:rPr>
          <w:rFonts w:cs="Arial"/>
        </w:rPr>
        <w:t xml:space="preserve">: </w:t>
      </w:r>
      <w:r w:rsidR="00C32DFF">
        <w:rPr>
          <w:rFonts w:cs="Arial"/>
        </w:rPr>
        <w:t>Configurar opções do sistema</w:t>
      </w:r>
    </w:p>
    <w:tbl>
      <w:tblPr>
        <w:tblW w:w="0" w:type="auto"/>
        <w:tblInd w:w="167" w:type="dxa"/>
        <w:tblLayout w:type="fixed"/>
        <w:tblLook w:val="0000" w:firstRow="0" w:lastRow="0" w:firstColumn="0" w:lastColumn="0" w:noHBand="0" w:noVBand="0"/>
      </w:tblPr>
      <w:tblGrid>
        <w:gridCol w:w="2865"/>
        <w:gridCol w:w="6098"/>
      </w:tblGrid>
      <w:tr w:rsidR="00280AE1" w:rsidRPr="009300FF" w14:paraId="6235FE75" w14:textId="77777777" w:rsidTr="00065247">
        <w:tc>
          <w:tcPr>
            <w:tcW w:w="2865" w:type="dxa"/>
            <w:tcBorders>
              <w:top w:val="single" w:sz="4" w:space="0" w:color="000000"/>
              <w:left w:val="single" w:sz="4" w:space="0" w:color="000000"/>
              <w:bottom w:val="single" w:sz="4" w:space="0" w:color="000000"/>
            </w:tcBorders>
            <w:shd w:val="clear" w:color="auto" w:fill="D9D9D9"/>
          </w:tcPr>
          <w:p w14:paraId="510157B4" w14:textId="77777777" w:rsidR="00280AE1" w:rsidRPr="009300FF" w:rsidRDefault="00280AE1" w:rsidP="00065247">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3B8E6E9B" w14:textId="77777777" w:rsidR="00280AE1" w:rsidRPr="009300FF" w:rsidRDefault="00280AE1" w:rsidP="00C32DFF">
            <w:pPr>
              <w:snapToGrid w:val="0"/>
              <w:spacing w:line="240" w:lineRule="auto"/>
              <w:rPr>
                <w:rFonts w:cs="Arial"/>
                <w:b/>
                <w:sz w:val="20"/>
                <w:szCs w:val="20"/>
              </w:rPr>
            </w:pPr>
            <w:r>
              <w:rPr>
                <w:rFonts w:cs="Arial"/>
                <w:b/>
                <w:sz w:val="20"/>
                <w:szCs w:val="20"/>
              </w:rPr>
              <w:t>UC008</w:t>
            </w:r>
            <w:r w:rsidRPr="009300FF">
              <w:rPr>
                <w:rFonts w:cs="Arial"/>
                <w:b/>
                <w:sz w:val="20"/>
                <w:szCs w:val="20"/>
              </w:rPr>
              <w:t xml:space="preserve"> – </w:t>
            </w:r>
            <w:r>
              <w:rPr>
                <w:rFonts w:cs="Arial"/>
                <w:b/>
                <w:sz w:val="20"/>
                <w:szCs w:val="20"/>
              </w:rPr>
              <w:t>Configura</w:t>
            </w:r>
            <w:r w:rsidR="00C32DFF">
              <w:rPr>
                <w:rFonts w:cs="Arial"/>
                <w:b/>
                <w:sz w:val="20"/>
                <w:szCs w:val="20"/>
              </w:rPr>
              <w:t>r opções do sistema</w:t>
            </w:r>
          </w:p>
        </w:tc>
      </w:tr>
      <w:tr w:rsidR="00280AE1" w:rsidRPr="009300FF" w14:paraId="1BFA3EB7" w14:textId="77777777" w:rsidTr="00065247">
        <w:tc>
          <w:tcPr>
            <w:tcW w:w="2865" w:type="dxa"/>
            <w:tcBorders>
              <w:left w:val="single" w:sz="4" w:space="0" w:color="000000"/>
              <w:bottom w:val="single" w:sz="4" w:space="0" w:color="000000"/>
            </w:tcBorders>
            <w:shd w:val="clear" w:color="auto" w:fill="D9D9D9"/>
          </w:tcPr>
          <w:p w14:paraId="4C6FB9A7" w14:textId="77777777" w:rsidR="00280AE1" w:rsidRPr="009300FF" w:rsidRDefault="00280AE1" w:rsidP="00065247">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75320BC3" w14:textId="77777777" w:rsidR="00280AE1" w:rsidRPr="009300FF" w:rsidRDefault="00280AE1" w:rsidP="00065247">
            <w:pPr>
              <w:snapToGrid w:val="0"/>
              <w:spacing w:line="240" w:lineRule="auto"/>
              <w:rPr>
                <w:rFonts w:cs="Arial"/>
                <w:b/>
                <w:sz w:val="20"/>
                <w:szCs w:val="20"/>
              </w:rPr>
            </w:pPr>
          </w:p>
        </w:tc>
      </w:tr>
      <w:tr w:rsidR="00280AE1" w:rsidRPr="009300FF" w14:paraId="3871CDDD" w14:textId="77777777" w:rsidTr="00065247">
        <w:tc>
          <w:tcPr>
            <w:tcW w:w="2865" w:type="dxa"/>
            <w:tcBorders>
              <w:left w:val="single" w:sz="4" w:space="0" w:color="000000"/>
              <w:bottom w:val="single" w:sz="4" w:space="0" w:color="000000"/>
            </w:tcBorders>
            <w:shd w:val="clear" w:color="auto" w:fill="D9D9D9"/>
          </w:tcPr>
          <w:p w14:paraId="6A44A428" w14:textId="77777777" w:rsidR="00280AE1" w:rsidRPr="009300FF" w:rsidRDefault="00280AE1" w:rsidP="00065247">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65A7CC7" w14:textId="77777777" w:rsidR="00280AE1" w:rsidRPr="009300FF" w:rsidRDefault="00201AC5" w:rsidP="00065247">
            <w:pPr>
              <w:snapToGrid w:val="0"/>
              <w:spacing w:line="240" w:lineRule="auto"/>
              <w:rPr>
                <w:rFonts w:cs="Arial"/>
                <w:b/>
                <w:sz w:val="20"/>
                <w:szCs w:val="20"/>
              </w:rPr>
            </w:pPr>
            <w:r>
              <w:rPr>
                <w:rFonts w:cs="Arial"/>
                <w:b/>
                <w:sz w:val="20"/>
                <w:szCs w:val="20"/>
              </w:rPr>
              <w:t>Cliente</w:t>
            </w:r>
          </w:p>
        </w:tc>
      </w:tr>
      <w:tr w:rsidR="00280AE1" w:rsidRPr="009300FF" w14:paraId="60B93F11" w14:textId="77777777" w:rsidTr="00065247">
        <w:tc>
          <w:tcPr>
            <w:tcW w:w="2865" w:type="dxa"/>
            <w:tcBorders>
              <w:left w:val="single" w:sz="4" w:space="0" w:color="000000"/>
              <w:bottom w:val="single" w:sz="4" w:space="0" w:color="000000"/>
            </w:tcBorders>
            <w:shd w:val="clear" w:color="auto" w:fill="D9D9D9"/>
          </w:tcPr>
          <w:p w14:paraId="00F35C86" w14:textId="77777777" w:rsidR="00280AE1" w:rsidRPr="009300FF" w:rsidRDefault="00280AE1" w:rsidP="00065247">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13312DDD" w14:textId="77777777" w:rsidR="00280AE1" w:rsidRPr="009300FF" w:rsidRDefault="00280AE1" w:rsidP="00065247">
            <w:pPr>
              <w:snapToGrid w:val="0"/>
              <w:spacing w:line="240" w:lineRule="auto"/>
              <w:rPr>
                <w:rFonts w:cs="Arial"/>
                <w:b/>
                <w:sz w:val="20"/>
                <w:szCs w:val="20"/>
              </w:rPr>
            </w:pPr>
          </w:p>
        </w:tc>
      </w:tr>
      <w:tr w:rsidR="00280AE1" w:rsidRPr="009300FF" w14:paraId="62EF3E82" w14:textId="77777777" w:rsidTr="00065247">
        <w:tc>
          <w:tcPr>
            <w:tcW w:w="2865" w:type="dxa"/>
            <w:tcBorders>
              <w:left w:val="single" w:sz="4" w:space="0" w:color="000000"/>
              <w:bottom w:val="single" w:sz="4" w:space="0" w:color="000000"/>
            </w:tcBorders>
            <w:shd w:val="clear" w:color="auto" w:fill="D9D9D9"/>
          </w:tcPr>
          <w:p w14:paraId="3DB554F7" w14:textId="77777777" w:rsidR="00280AE1" w:rsidRPr="009300FF" w:rsidRDefault="00280AE1" w:rsidP="00065247">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70896B88" w14:textId="11EDA575" w:rsidR="00280AE1" w:rsidRPr="009300FF" w:rsidRDefault="00201AC5" w:rsidP="00E344DB">
            <w:pPr>
              <w:snapToGrid w:val="0"/>
              <w:spacing w:line="240" w:lineRule="auto"/>
              <w:rPr>
                <w:rFonts w:cs="Arial"/>
                <w:b/>
                <w:sz w:val="20"/>
                <w:szCs w:val="20"/>
              </w:rPr>
            </w:pPr>
            <w:r w:rsidRPr="00201AC5">
              <w:rPr>
                <w:rFonts w:cs="Arial"/>
                <w:b/>
                <w:sz w:val="20"/>
                <w:szCs w:val="20"/>
              </w:rPr>
              <w:t>Cliente</w:t>
            </w:r>
            <w:r w:rsidR="00280AE1" w:rsidRPr="00201AC5">
              <w:rPr>
                <w:rFonts w:cs="Arial"/>
                <w:b/>
                <w:sz w:val="20"/>
                <w:szCs w:val="20"/>
              </w:rPr>
              <w:t>s</w:t>
            </w:r>
            <w:r w:rsidR="00280AE1" w:rsidRPr="009300FF">
              <w:rPr>
                <w:rFonts w:cs="Arial"/>
                <w:b/>
                <w:sz w:val="20"/>
                <w:szCs w:val="20"/>
              </w:rPr>
              <w:t xml:space="preserve"> que possuem cadastro no sistema, utilizarão desse caso de uso </w:t>
            </w:r>
            <w:r w:rsidR="00E344DB">
              <w:rPr>
                <w:rFonts w:cs="Arial"/>
                <w:b/>
                <w:sz w:val="20"/>
                <w:szCs w:val="20"/>
              </w:rPr>
              <w:t>para configurarem suas preferê</w:t>
            </w:r>
            <w:r w:rsidR="00280AE1">
              <w:rPr>
                <w:rFonts w:cs="Arial"/>
                <w:b/>
                <w:sz w:val="20"/>
                <w:szCs w:val="20"/>
              </w:rPr>
              <w:t>ncias.</w:t>
            </w:r>
          </w:p>
        </w:tc>
      </w:tr>
      <w:tr w:rsidR="00280AE1" w:rsidRPr="009300FF" w14:paraId="51D502DC" w14:textId="77777777" w:rsidTr="00065247">
        <w:tc>
          <w:tcPr>
            <w:tcW w:w="2865" w:type="dxa"/>
            <w:tcBorders>
              <w:left w:val="single" w:sz="4" w:space="0" w:color="000000"/>
              <w:bottom w:val="single" w:sz="4" w:space="0" w:color="000000"/>
            </w:tcBorders>
            <w:shd w:val="clear" w:color="auto" w:fill="D9D9D9"/>
          </w:tcPr>
          <w:p w14:paraId="0F3DF60B" w14:textId="77777777" w:rsidR="00280AE1" w:rsidRPr="009300FF" w:rsidRDefault="00280AE1" w:rsidP="00065247">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5714BE4A" w14:textId="77777777" w:rsidR="00280AE1" w:rsidRPr="009300FF" w:rsidRDefault="00280AE1" w:rsidP="00065247">
            <w:pPr>
              <w:snapToGrid w:val="0"/>
              <w:spacing w:line="240" w:lineRule="auto"/>
              <w:rPr>
                <w:rFonts w:cs="Arial"/>
                <w:b/>
                <w:sz w:val="20"/>
                <w:szCs w:val="20"/>
              </w:rPr>
            </w:pPr>
            <w:r w:rsidRPr="009300FF">
              <w:rPr>
                <w:rFonts w:cs="Arial"/>
                <w:b/>
                <w:sz w:val="20"/>
                <w:szCs w:val="20"/>
              </w:rPr>
              <w:t>Possuir cadastro no sistema.</w:t>
            </w:r>
          </w:p>
        </w:tc>
      </w:tr>
      <w:tr w:rsidR="00280AE1" w:rsidRPr="009300FF" w14:paraId="6CDC5622" w14:textId="77777777" w:rsidTr="00065247">
        <w:tc>
          <w:tcPr>
            <w:tcW w:w="2865" w:type="dxa"/>
            <w:tcBorders>
              <w:left w:val="single" w:sz="4" w:space="0" w:color="000000"/>
              <w:bottom w:val="single" w:sz="4" w:space="0" w:color="000000"/>
            </w:tcBorders>
            <w:shd w:val="clear" w:color="auto" w:fill="D9D9D9"/>
          </w:tcPr>
          <w:p w14:paraId="73DB93ED" w14:textId="77777777" w:rsidR="00280AE1" w:rsidRPr="009300FF" w:rsidRDefault="00280AE1" w:rsidP="00065247">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9C6DB6A" w14:textId="77777777" w:rsidR="00280AE1" w:rsidRPr="009300FF" w:rsidRDefault="00280AE1" w:rsidP="00065247">
            <w:pPr>
              <w:snapToGrid w:val="0"/>
              <w:spacing w:line="240" w:lineRule="auto"/>
              <w:rPr>
                <w:rFonts w:cs="Arial"/>
                <w:b/>
                <w:sz w:val="20"/>
                <w:szCs w:val="20"/>
              </w:rPr>
            </w:pPr>
          </w:p>
        </w:tc>
      </w:tr>
      <w:tr w:rsidR="00280AE1" w:rsidRPr="009300FF" w14:paraId="32A61947" w14:textId="77777777" w:rsidTr="00065247">
        <w:tc>
          <w:tcPr>
            <w:tcW w:w="2865" w:type="dxa"/>
            <w:tcBorders>
              <w:left w:val="single" w:sz="4" w:space="0" w:color="000000"/>
              <w:bottom w:val="single" w:sz="4" w:space="0" w:color="000000"/>
            </w:tcBorders>
            <w:shd w:val="clear" w:color="auto" w:fill="D9D9D9"/>
          </w:tcPr>
          <w:p w14:paraId="5BE15461" w14:textId="77777777" w:rsidR="00280AE1" w:rsidRPr="009300FF" w:rsidRDefault="00280AE1" w:rsidP="00065247">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E6EFB28" w14:textId="77777777" w:rsidR="00280AE1" w:rsidRPr="009300FF" w:rsidRDefault="00280AE1" w:rsidP="00065247">
            <w:pPr>
              <w:snapToGrid w:val="0"/>
              <w:spacing w:line="240" w:lineRule="auto"/>
              <w:rPr>
                <w:rFonts w:cs="Arial"/>
                <w:b/>
                <w:sz w:val="20"/>
                <w:szCs w:val="20"/>
              </w:rPr>
            </w:pPr>
            <w:r w:rsidRPr="009300FF">
              <w:rPr>
                <w:rFonts w:cs="Arial"/>
                <w:b/>
                <w:sz w:val="20"/>
                <w:szCs w:val="20"/>
              </w:rPr>
              <w:t>Ações do sistema</w:t>
            </w:r>
          </w:p>
        </w:tc>
      </w:tr>
      <w:tr w:rsidR="00280AE1" w:rsidRPr="009300FF" w14:paraId="01464CB4" w14:textId="77777777" w:rsidTr="00280AE1">
        <w:tc>
          <w:tcPr>
            <w:tcW w:w="2865" w:type="dxa"/>
            <w:tcBorders>
              <w:left w:val="single" w:sz="4" w:space="0" w:color="000000"/>
            </w:tcBorders>
            <w:shd w:val="clear" w:color="auto" w:fill="auto"/>
          </w:tcPr>
          <w:p w14:paraId="29249A6D" w14:textId="79CF223F" w:rsidR="00280AE1" w:rsidRPr="009300FF" w:rsidRDefault="007E536D" w:rsidP="007E536D">
            <w:pPr>
              <w:snapToGrid w:val="0"/>
              <w:spacing w:line="240" w:lineRule="auto"/>
              <w:rPr>
                <w:rFonts w:cs="Arial"/>
                <w:b/>
                <w:sz w:val="20"/>
                <w:szCs w:val="20"/>
              </w:rPr>
            </w:pPr>
            <w:r>
              <w:rPr>
                <w:rFonts w:cs="Arial"/>
                <w:b/>
                <w:sz w:val="20"/>
                <w:szCs w:val="20"/>
              </w:rPr>
              <w:t xml:space="preserve">Ator acessa o menu </w:t>
            </w:r>
            <w:r w:rsidR="00280AE1" w:rsidRPr="009300FF">
              <w:rPr>
                <w:rFonts w:cs="Arial"/>
                <w:b/>
                <w:sz w:val="20"/>
                <w:szCs w:val="20"/>
              </w:rPr>
              <w:t xml:space="preserve">de </w:t>
            </w:r>
            <w:r w:rsidR="00280AE1">
              <w:rPr>
                <w:rFonts w:cs="Arial"/>
                <w:b/>
                <w:sz w:val="20"/>
                <w:szCs w:val="20"/>
              </w:rPr>
              <w:t>Configurações</w:t>
            </w:r>
            <w:r w:rsidR="00280AE1" w:rsidRPr="009300FF">
              <w:rPr>
                <w:rFonts w:cs="Arial"/>
                <w:b/>
                <w:sz w:val="20"/>
                <w:szCs w:val="20"/>
              </w:rPr>
              <w:t>.</w:t>
            </w:r>
          </w:p>
        </w:tc>
        <w:tc>
          <w:tcPr>
            <w:tcW w:w="6098" w:type="dxa"/>
            <w:tcBorders>
              <w:right w:val="single" w:sz="4" w:space="0" w:color="000000"/>
            </w:tcBorders>
            <w:shd w:val="clear" w:color="auto" w:fill="auto"/>
          </w:tcPr>
          <w:p w14:paraId="7C451512" w14:textId="77777777" w:rsidR="00280AE1" w:rsidRPr="009300FF" w:rsidRDefault="00280AE1" w:rsidP="00065247">
            <w:pPr>
              <w:snapToGrid w:val="0"/>
              <w:spacing w:line="240" w:lineRule="auto"/>
              <w:rPr>
                <w:rFonts w:cs="Arial"/>
                <w:b/>
                <w:sz w:val="20"/>
                <w:szCs w:val="20"/>
              </w:rPr>
            </w:pPr>
            <w:r w:rsidRPr="009300FF">
              <w:rPr>
                <w:rFonts w:cs="Arial"/>
                <w:b/>
                <w:sz w:val="20"/>
                <w:szCs w:val="20"/>
              </w:rPr>
              <w:t>-</w:t>
            </w:r>
          </w:p>
        </w:tc>
      </w:tr>
      <w:tr w:rsidR="00280AE1" w:rsidRPr="009300FF" w14:paraId="73D450A3" w14:textId="77777777" w:rsidTr="00065247">
        <w:tc>
          <w:tcPr>
            <w:tcW w:w="2865" w:type="dxa"/>
            <w:tcBorders>
              <w:left w:val="single" w:sz="4" w:space="0" w:color="000000"/>
              <w:bottom w:val="single" w:sz="4" w:space="0" w:color="000000"/>
            </w:tcBorders>
            <w:shd w:val="clear" w:color="auto" w:fill="auto"/>
          </w:tcPr>
          <w:p w14:paraId="00F93DEE" w14:textId="77777777" w:rsidR="00280AE1" w:rsidRPr="009300FF" w:rsidRDefault="00280AE1" w:rsidP="00065247">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4C99133" w14:textId="77777777" w:rsidR="00280AE1" w:rsidRPr="009300FF" w:rsidRDefault="00280AE1" w:rsidP="00065247">
            <w:pPr>
              <w:snapToGrid w:val="0"/>
              <w:spacing w:line="240" w:lineRule="auto"/>
              <w:rPr>
                <w:rFonts w:cs="Arial"/>
                <w:b/>
                <w:sz w:val="20"/>
                <w:szCs w:val="20"/>
              </w:rPr>
            </w:pPr>
          </w:p>
        </w:tc>
      </w:tr>
      <w:tr w:rsidR="00280AE1" w:rsidRPr="009300FF" w14:paraId="233079B2" w14:textId="77777777" w:rsidTr="00065247">
        <w:tc>
          <w:tcPr>
            <w:tcW w:w="2865" w:type="dxa"/>
            <w:tcBorders>
              <w:left w:val="single" w:sz="4" w:space="0" w:color="000000"/>
              <w:bottom w:val="single" w:sz="4" w:space="0" w:color="000000"/>
            </w:tcBorders>
            <w:shd w:val="clear" w:color="auto" w:fill="auto"/>
          </w:tcPr>
          <w:p w14:paraId="33267F84" w14:textId="77777777" w:rsidR="00280AE1" w:rsidRPr="009300FF" w:rsidRDefault="00280AE1" w:rsidP="00280AE1">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66F6BFFF" w14:textId="62F00FB9" w:rsidR="00280AE1" w:rsidRPr="009300FF" w:rsidRDefault="00280AE1" w:rsidP="00065247">
            <w:pPr>
              <w:snapToGrid w:val="0"/>
              <w:spacing w:line="240" w:lineRule="auto"/>
              <w:rPr>
                <w:rFonts w:cs="Arial"/>
                <w:b/>
                <w:sz w:val="20"/>
                <w:szCs w:val="20"/>
              </w:rPr>
            </w:pPr>
            <w:r>
              <w:rPr>
                <w:rFonts w:cs="Arial"/>
                <w:b/>
                <w:sz w:val="20"/>
                <w:szCs w:val="20"/>
              </w:rPr>
              <w:t>Sistema exibe tela para preenchimento do</w:t>
            </w:r>
            <w:r w:rsidR="00EB5DE5">
              <w:rPr>
                <w:rFonts w:cs="Arial"/>
                <w:b/>
                <w:sz w:val="20"/>
                <w:szCs w:val="20"/>
              </w:rPr>
              <w:t>s</w:t>
            </w:r>
            <w:r>
              <w:rPr>
                <w:rFonts w:cs="Arial"/>
                <w:b/>
                <w:sz w:val="20"/>
                <w:szCs w:val="20"/>
              </w:rPr>
              <w:t xml:space="preserve"> campos: Valor por KM e limite de distância.</w:t>
            </w:r>
          </w:p>
        </w:tc>
      </w:tr>
      <w:tr w:rsidR="00065247" w:rsidRPr="009300FF" w14:paraId="57A2CDD0" w14:textId="77777777" w:rsidTr="00065247">
        <w:tc>
          <w:tcPr>
            <w:tcW w:w="2865" w:type="dxa"/>
            <w:tcBorders>
              <w:left w:val="single" w:sz="4" w:space="0" w:color="000000"/>
              <w:bottom w:val="single" w:sz="4" w:space="0" w:color="000000"/>
            </w:tcBorders>
            <w:shd w:val="clear" w:color="auto" w:fill="auto"/>
          </w:tcPr>
          <w:p w14:paraId="15B97643" w14:textId="32EEC958" w:rsidR="00065247" w:rsidRPr="009300FF" w:rsidRDefault="00FE092B" w:rsidP="00065247">
            <w:pPr>
              <w:snapToGrid w:val="0"/>
              <w:spacing w:line="240" w:lineRule="auto"/>
              <w:rPr>
                <w:rFonts w:cs="Arial"/>
                <w:b/>
                <w:sz w:val="20"/>
                <w:szCs w:val="20"/>
              </w:rPr>
            </w:pPr>
            <w:r>
              <w:rPr>
                <w:rFonts w:cs="Arial"/>
                <w:b/>
                <w:sz w:val="20"/>
                <w:szCs w:val="20"/>
              </w:rPr>
              <w:t>Ator informa</w:t>
            </w:r>
            <w:r w:rsidR="00065247">
              <w:rPr>
                <w:rFonts w:cs="Arial"/>
                <w:b/>
                <w:sz w:val="20"/>
                <w:szCs w:val="20"/>
              </w:rPr>
              <w:t xml:space="preserve"> os dados e aciona o botão Salvar.</w:t>
            </w:r>
          </w:p>
        </w:tc>
        <w:tc>
          <w:tcPr>
            <w:tcW w:w="6098" w:type="dxa"/>
            <w:tcBorders>
              <w:bottom w:val="single" w:sz="4" w:space="0" w:color="000000"/>
              <w:right w:val="single" w:sz="4" w:space="0" w:color="000000"/>
            </w:tcBorders>
            <w:shd w:val="clear" w:color="auto" w:fill="auto"/>
          </w:tcPr>
          <w:p w14:paraId="06FA9E97" w14:textId="77777777" w:rsidR="00065247" w:rsidRPr="009300FF" w:rsidRDefault="00065247" w:rsidP="00065247">
            <w:pPr>
              <w:snapToGrid w:val="0"/>
              <w:spacing w:line="240" w:lineRule="auto"/>
              <w:rPr>
                <w:rFonts w:cs="Arial"/>
                <w:b/>
                <w:sz w:val="20"/>
                <w:szCs w:val="20"/>
              </w:rPr>
            </w:pPr>
            <w:r>
              <w:rPr>
                <w:rFonts w:cs="Arial"/>
                <w:b/>
                <w:sz w:val="20"/>
                <w:szCs w:val="20"/>
              </w:rPr>
              <w:t>-</w:t>
            </w:r>
          </w:p>
        </w:tc>
      </w:tr>
      <w:tr w:rsidR="00065247" w:rsidRPr="009300FF" w14:paraId="177DBBFB" w14:textId="77777777" w:rsidTr="00065247">
        <w:tc>
          <w:tcPr>
            <w:tcW w:w="2865" w:type="dxa"/>
            <w:tcBorders>
              <w:left w:val="single" w:sz="4" w:space="0" w:color="000000"/>
              <w:bottom w:val="single" w:sz="4" w:space="0" w:color="000000"/>
            </w:tcBorders>
            <w:shd w:val="clear" w:color="auto" w:fill="auto"/>
          </w:tcPr>
          <w:p w14:paraId="1BBE7EEE" w14:textId="77777777" w:rsidR="00065247" w:rsidRPr="009300FF" w:rsidRDefault="00065247" w:rsidP="00065247">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7618262E" w14:textId="77777777" w:rsidR="00065247" w:rsidRPr="009300FF" w:rsidRDefault="00065247" w:rsidP="00065247">
            <w:pPr>
              <w:snapToGrid w:val="0"/>
              <w:spacing w:line="240" w:lineRule="auto"/>
              <w:rPr>
                <w:rFonts w:cs="Arial"/>
                <w:b/>
                <w:sz w:val="20"/>
                <w:szCs w:val="20"/>
              </w:rPr>
            </w:pPr>
            <w:r>
              <w:rPr>
                <w:rFonts w:cs="Arial"/>
                <w:b/>
                <w:sz w:val="20"/>
                <w:szCs w:val="20"/>
              </w:rPr>
              <w:t>Sistema salva os dados e exibe MSG001.</w:t>
            </w:r>
          </w:p>
        </w:tc>
      </w:tr>
      <w:tr w:rsidR="00FE518C" w:rsidRPr="009300FF" w14:paraId="7D5872B4" w14:textId="77777777" w:rsidTr="005968B3">
        <w:tc>
          <w:tcPr>
            <w:tcW w:w="2865" w:type="dxa"/>
            <w:tcBorders>
              <w:left w:val="single" w:sz="4" w:space="0" w:color="000000"/>
              <w:bottom w:val="single" w:sz="4" w:space="0" w:color="000000"/>
            </w:tcBorders>
            <w:shd w:val="clear" w:color="auto" w:fill="D9D9D9" w:themeFill="background1" w:themeFillShade="D9"/>
          </w:tcPr>
          <w:p w14:paraId="4DA15D08" w14:textId="77777777" w:rsidR="00FE518C" w:rsidRPr="009300FF" w:rsidRDefault="00FE518C" w:rsidP="006201C4">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hemeFill="background1" w:themeFillShade="D9"/>
          </w:tcPr>
          <w:p w14:paraId="427AD55F" w14:textId="77777777" w:rsidR="00FE518C" w:rsidRPr="009300FF" w:rsidRDefault="00FE518C" w:rsidP="006201C4">
            <w:pPr>
              <w:snapToGrid w:val="0"/>
              <w:spacing w:line="240" w:lineRule="auto"/>
              <w:rPr>
                <w:rFonts w:cs="Arial"/>
                <w:b/>
                <w:sz w:val="20"/>
                <w:szCs w:val="20"/>
              </w:rPr>
            </w:pPr>
          </w:p>
        </w:tc>
      </w:tr>
      <w:tr w:rsidR="00FE518C" w:rsidRPr="009300FF" w14:paraId="29800F52" w14:textId="77777777" w:rsidTr="006201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5355163" w14:textId="77777777" w:rsidR="00FE518C" w:rsidRPr="009300FF" w:rsidRDefault="00FE518C" w:rsidP="00FE518C">
            <w:pPr>
              <w:ind w:left="-59"/>
              <w:rPr>
                <w:rFonts w:cs="Arial"/>
              </w:rPr>
            </w:pPr>
            <w:r w:rsidRPr="009300FF">
              <w:rPr>
                <w:rFonts w:cs="Arial"/>
              </w:rPr>
              <w:t>Todos os campos apresentados</w:t>
            </w:r>
            <w:r>
              <w:rPr>
                <w:rFonts w:cs="Arial"/>
              </w:rPr>
              <w:t xml:space="preserve"> no formulário devem ter máscara de número.</w:t>
            </w:r>
          </w:p>
        </w:tc>
      </w:tr>
      <w:tr w:rsidR="00FE518C" w:rsidRPr="009300FF" w14:paraId="50505720" w14:textId="77777777" w:rsidTr="006201C4">
        <w:tc>
          <w:tcPr>
            <w:tcW w:w="2865" w:type="dxa"/>
            <w:tcBorders>
              <w:left w:val="single" w:sz="4" w:space="0" w:color="000000"/>
            </w:tcBorders>
            <w:shd w:val="clear" w:color="auto" w:fill="D9D9D9"/>
          </w:tcPr>
          <w:p w14:paraId="30D873CA" w14:textId="77777777" w:rsidR="00FE518C" w:rsidRPr="009300FF" w:rsidRDefault="00FE518C" w:rsidP="006201C4">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ADECC4B" w14:textId="77777777" w:rsidR="00FE518C" w:rsidRPr="009300FF" w:rsidRDefault="00FE518C" w:rsidP="00FE518C">
            <w:pPr>
              <w:snapToGrid w:val="0"/>
              <w:spacing w:line="240" w:lineRule="auto"/>
              <w:rPr>
                <w:rFonts w:cs="Arial"/>
                <w:b/>
                <w:sz w:val="20"/>
                <w:szCs w:val="20"/>
              </w:rPr>
            </w:pPr>
            <w:r>
              <w:rPr>
                <w:rFonts w:cs="Arial"/>
                <w:b/>
                <w:sz w:val="20"/>
                <w:szCs w:val="20"/>
              </w:rPr>
              <w:t>MSG001</w:t>
            </w:r>
            <w:r w:rsidRPr="009300FF">
              <w:rPr>
                <w:rFonts w:cs="Arial"/>
                <w:b/>
                <w:sz w:val="20"/>
                <w:szCs w:val="20"/>
              </w:rPr>
              <w:t xml:space="preserve"> – </w:t>
            </w:r>
            <w:r>
              <w:rPr>
                <w:rFonts w:cs="Arial"/>
                <w:b/>
                <w:sz w:val="20"/>
                <w:szCs w:val="20"/>
              </w:rPr>
              <w:t>Opções salvas com sucesso</w:t>
            </w:r>
            <w:r w:rsidRPr="009300FF">
              <w:rPr>
                <w:rFonts w:cs="Arial"/>
                <w:b/>
                <w:sz w:val="20"/>
                <w:szCs w:val="20"/>
              </w:rPr>
              <w:t>.</w:t>
            </w:r>
          </w:p>
        </w:tc>
      </w:tr>
      <w:tr w:rsidR="00FE518C" w:rsidRPr="009300FF" w14:paraId="652C1C8F" w14:textId="77777777" w:rsidTr="006201C4">
        <w:tc>
          <w:tcPr>
            <w:tcW w:w="2865" w:type="dxa"/>
            <w:tcBorders>
              <w:left w:val="single" w:sz="4" w:space="0" w:color="000000"/>
            </w:tcBorders>
            <w:shd w:val="clear" w:color="auto" w:fill="D9D9D9"/>
          </w:tcPr>
          <w:p w14:paraId="352B4676" w14:textId="77777777" w:rsidR="00FE518C" w:rsidRPr="009300FF" w:rsidRDefault="00FE518C"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583ADC8E" w14:textId="77777777" w:rsidR="00FE518C" w:rsidRPr="009300FF" w:rsidRDefault="00FE518C" w:rsidP="006201C4">
            <w:pPr>
              <w:snapToGrid w:val="0"/>
              <w:spacing w:line="240" w:lineRule="auto"/>
              <w:rPr>
                <w:rFonts w:cs="Arial"/>
                <w:b/>
                <w:sz w:val="20"/>
                <w:szCs w:val="20"/>
              </w:rPr>
            </w:pPr>
          </w:p>
        </w:tc>
      </w:tr>
      <w:tr w:rsidR="00FE518C" w:rsidRPr="009300FF" w14:paraId="0194EFB1" w14:textId="77777777" w:rsidTr="006201C4">
        <w:tc>
          <w:tcPr>
            <w:tcW w:w="2865" w:type="dxa"/>
            <w:tcBorders>
              <w:left w:val="single" w:sz="4" w:space="0" w:color="000000"/>
              <w:bottom w:val="single" w:sz="4" w:space="0" w:color="000000"/>
            </w:tcBorders>
            <w:shd w:val="clear" w:color="auto" w:fill="D9D9D9"/>
          </w:tcPr>
          <w:p w14:paraId="68508625" w14:textId="77777777" w:rsidR="00FE518C" w:rsidRPr="009300FF" w:rsidRDefault="00FE518C" w:rsidP="006201C4">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4371E5E" w14:textId="77777777" w:rsidR="00FE518C" w:rsidRPr="009300FF" w:rsidRDefault="00FE518C" w:rsidP="006201C4">
            <w:pPr>
              <w:snapToGrid w:val="0"/>
              <w:spacing w:line="240" w:lineRule="auto"/>
              <w:rPr>
                <w:rFonts w:cs="Arial"/>
                <w:b/>
                <w:sz w:val="20"/>
                <w:szCs w:val="20"/>
              </w:rPr>
            </w:pPr>
          </w:p>
        </w:tc>
      </w:tr>
    </w:tbl>
    <w:p w14:paraId="49BC105F" w14:textId="77777777" w:rsidR="00280AE1" w:rsidRDefault="00280AE1" w:rsidP="00280AE1">
      <w:pPr>
        <w:pStyle w:val="Heading2"/>
        <w:numPr>
          <w:ilvl w:val="0"/>
          <w:numId w:val="0"/>
        </w:numPr>
        <w:ind w:left="576" w:hanging="576"/>
      </w:pPr>
      <w:r w:rsidRPr="009300FF">
        <w:tab/>
      </w:r>
    </w:p>
    <w:p w14:paraId="4ECCF9C2" w14:textId="2D1BBD6C" w:rsidR="006201C4" w:rsidRPr="006201C4" w:rsidRDefault="006201C4" w:rsidP="006201C4">
      <w:pPr>
        <w:jc w:val="center"/>
      </w:pPr>
      <w:r>
        <w:rPr>
          <w:rFonts w:cs="Arial"/>
        </w:rPr>
        <w:t>Tabela 9</w:t>
      </w:r>
      <w:r w:rsidRPr="009300FF">
        <w:rPr>
          <w:rFonts w:cs="Arial"/>
        </w:rPr>
        <w:t xml:space="preserve">: </w:t>
      </w:r>
      <w:r w:rsidR="00C32DFF">
        <w:rPr>
          <w:rFonts w:cs="Arial"/>
        </w:rPr>
        <w:t xml:space="preserve">Cadastrar Avaliações </w:t>
      </w:r>
      <w:r w:rsidR="00C720A2">
        <w:rPr>
          <w:rFonts w:cs="Arial"/>
        </w:rPr>
        <w:t xml:space="preserve">e comentários </w:t>
      </w:r>
      <w:r w:rsidR="00C32DFF">
        <w:rPr>
          <w:rFonts w:cs="Arial"/>
        </w:rPr>
        <w:t xml:space="preserve">de </w:t>
      </w:r>
      <w:r w:rsidR="004F351E">
        <w:rPr>
          <w:rFonts w:cs="Arial"/>
        </w:rPr>
        <w:t>clientes</w:t>
      </w:r>
      <w:r w:rsidR="00C32DFF">
        <w:rPr>
          <w:rFonts w:cs="Arial"/>
        </w:rPr>
        <w:t>.</w:t>
      </w:r>
    </w:p>
    <w:tbl>
      <w:tblPr>
        <w:tblW w:w="0" w:type="auto"/>
        <w:tblInd w:w="167" w:type="dxa"/>
        <w:tblLayout w:type="fixed"/>
        <w:tblLook w:val="0000" w:firstRow="0" w:lastRow="0" w:firstColumn="0" w:lastColumn="0" w:noHBand="0" w:noVBand="0"/>
      </w:tblPr>
      <w:tblGrid>
        <w:gridCol w:w="2865"/>
        <w:gridCol w:w="6098"/>
      </w:tblGrid>
      <w:tr w:rsidR="006201C4" w:rsidRPr="009300FF" w14:paraId="469C7925" w14:textId="77777777" w:rsidTr="006201C4">
        <w:tc>
          <w:tcPr>
            <w:tcW w:w="2865" w:type="dxa"/>
            <w:tcBorders>
              <w:top w:val="single" w:sz="4" w:space="0" w:color="000000"/>
              <w:left w:val="single" w:sz="4" w:space="0" w:color="000000"/>
              <w:bottom w:val="single" w:sz="4" w:space="0" w:color="000000"/>
            </w:tcBorders>
            <w:shd w:val="clear" w:color="auto" w:fill="D9D9D9"/>
          </w:tcPr>
          <w:p w14:paraId="28966656" w14:textId="77777777" w:rsidR="006201C4" w:rsidRPr="009300FF" w:rsidRDefault="006201C4" w:rsidP="006201C4">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2CE0C96F" w14:textId="77777777" w:rsidR="006201C4" w:rsidRPr="009300FF" w:rsidRDefault="006201C4" w:rsidP="00B93DC9">
            <w:pPr>
              <w:snapToGrid w:val="0"/>
              <w:spacing w:line="240" w:lineRule="auto"/>
              <w:rPr>
                <w:rFonts w:cs="Arial"/>
                <w:b/>
                <w:sz w:val="20"/>
                <w:szCs w:val="20"/>
              </w:rPr>
            </w:pPr>
            <w:r>
              <w:rPr>
                <w:rFonts w:cs="Arial"/>
                <w:b/>
                <w:sz w:val="20"/>
                <w:szCs w:val="20"/>
              </w:rPr>
              <w:t>UC009</w:t>
            </w:r>
            <w:r w:rsidRPr="009300FF">
              <w:rPr>
                <w:rFonts w:cs="Arial"/>
                <w:b/>
                <w:sz w:val="20"/>
                <w:szCs w:val="20"/>
              </w:rPr>
              <w:t xml:space="preserve"> – </w:t>
            </w:r>
            <w:r>
              <w:rPr>
                <w:rFonts w:cs="Arial"/>
                <w:b/>
                <w:sz w:val="20"/>
                <w:szCs w:val="20"/>
              </w:rPr>
              <w:t>Cadastr</w:t>
            </w:r>
            <w:r w:rsidR="00C32DFF">
              <w:rPr>
                <w:rFonts w:cs="Arial"/>
                <w:b/>
                <w:sz w:val="20"/>
                <w:szCs w:val="20"/>
              </w:rPr>
              <w:t>ar avaliações</w:t>
            </w:r>
            <w:r w:rsidR="00B93DC9">
              <w:rPr>
                <w:rFonts w:cs="Arial"/>
                <w:b/>
                <w:sz w:val="20"/>
                <w:szCs w:val="20"/>
              </w:rPr>
              <w:t xml:space="preserve"> e comentários</w:t>
            </w:r>
            <w:r w:rsidR="00C32DFF">
              <w:rPr>
                <w:rFonts w:cs="Arial"/>
                <w:b/>
                <w:sz w:val="20"/>
                <w:szCs w:val="20"/>
              </w:rPr>
              <w:t xml:space="preserve"> de </w:t>
            </w:r>
            <w:r w:rsidR="00B93DC9">
              <w:rPr>
                <w:rFonts w:cs="Arial"/>
                <w:b/>
                <w:sz w:val="20"/>
                <w:szCs w:val="20"/>
              </w:rPr>
              <w:t>clientes</w:t>
            </w:r>
          </w:p>
        </w:tc>
      </w:tr>
      <w:tr w:rsidR="006201C4" w:rsidRPr="009300FF" w14:paraId="08DD0BE1" w14:textId="77777777" w:rsidTr="006201C4">
        <w:tc>
          <w:tcPr>
            <w:tcW w:w="2865" w:type="dxa"/>
            <w:tcBorders>
              <w:left w:val="single" w:sz="4" w:space="0" w:color="000000"/>
              <w:bottom w:val="single" w:sz="4" w:space="0" w:color="000000"/>
            </w:tcBorders>
            <w:shd w:val="clear" w:color="auto" w:fill="D9D9D9"/>
          </w:tcPr>
          <w:p w14:paraId="7BE067C4" w14:textId="77777777" w:rsidR="006201C4" w:rsidRPr="009300FF" w:rsidRDefault="006201C4" w:rsidP="006201C4">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6AF9B68C" w14:textId="77777777" w:rsidR="006201C4" w:rsidRPr="009300FF" w:rsidRDefault="006201C4" w:rsidP="006201C4">
            <w:pPr>
              <w:snapToGrid w:val="0"/>
              <w:spacing w:line="240" w:lineRule="auto"/>
              <w:rPr>
                <w:rFonts w:cs="Arial"/>
                <w:b/>
                <w:sz w:val="20"/>
                <w:szCs w:val="20"/>
              </w:rPr>
            </w:pPr>
          </w:p>
        </w:tc>
      </w:tr>
      <w:tr w:rsidR="006201C4" w:rsidRPr="009300FF" w14:paraId="50127F1E" w14:textId="77777777" w:rsidTr="006201C4">
        <w:tc>
          <w:tcPr>
            <w:tcW w:w="2865" w:type="dxa"/>
            <w:tcBorders>
              <w:left w:val="single" w:sz="4" w:space="0" w:color="000000"/>
              <w:bottom w:val="single" w:sz="4" w:space="0" w:color="000000"/>
            </w:tcBorders>
            <w:shd w:val="clear" w:color="auto" w:fill="D9D9D9"/>
          </w:tcPr>
          <w:p w14:paraId="231D6353" w14:textId="77777777" w:rsidR="006201C4" w:rsidRPr="009300FF" w:rsidRDefault="006201C4" w:rsidP="006201C4">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9781D8D" w14:textId="77777777" w:rsidR="006201C4" w:rsidRPr="009300FF" w:rsidRDefault="00B93DC9" w:rsidP="006201C4">
            <w:pPr>
              <w:snapToGrid w:val="0"/>
              <w:spacing w:line="240" w:lineRule="auto"/>
              <w:rPr>
                <w:rFonts w:cs="Arial"/>
                <w:b/>
                <w:sz w:val="20"/>
                <w:szCs w:val="20"/>
              </w:rPr>
            </w:pPr>
            <w:r>
              <w:rPr>
                <w:rFonts w:cs="Arial"/>
                <w:b/>
                <w:sz w:val="20"/>
                <w:szCs w:val="20"/>
              </w:rPr>
              <w:t>Cliente</w:t>
            </w:r>
          </w:p>
        </w:tc>
      </w:tr>
      <w:tr w:rsidR="006201C4" w:rsidRPr="009300FF" w14:paraId="1D39A29C" w14:textId="77777777" w:rsidTr="006201C4">
        <w:tc>
          <w:tcPr>
            <w:tcW w:w="2865" w:type="dxa"/>
            <w:tcBorders>
              <w:left w:val="single" w:sz="4" w:space="0" w:color="000000"/>
              <w:bottom w:val="single" w:sz="4" w:space="0" w:color="000000"/>
            </w:tcBorders>
            <w:shd w:val="clear" w:color="auto" w:fill="D9D9D9"/>
          </w:tcPr>
          <w:p w14:paraId="70A37404" w14:textId="77777777" w:rsidR="006201C4" w:rsidRPr="009300FF" w:rsidRDefault="006201C4" w:rsidP="006201C4">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9A6C0A7" w14:textId="77777777" w:rsidR="006201C4" w:rsidRPr="009300FF" w:rsidRDefault="006201C4" w:rsidP="006201C4">
            <w:pPr>
              <w:snapToGrid w:val="0"/>
              <w:spacing w:line="240" w:lineRule="auto"/>
              <w:rPr>
                <w:rFonts w:cs="Arial"/>
                <w:b/>
                <w:sz w:val="20"/>
                <w:szCs w:val="20"/>
              </w:rPr>
            </w:pPr>
          </w:p>
        </w:tc>
      </w:tr>
      <w:tr w:rsidR="006201C4" w:rsidRPr="009300FF" w14:paraId="2D31B3D1" w14:textId="77777777" w:rsidTr="006201C4">
        <w:tc>
          <w:tcPr>
            <w:tcW w:w="2865" w:type="dxa"/>
            <w:tcBorders>
              <w:left w:val="single" w:sz="4" w:space="0" w:color="000000"/>
              <w:bottom w:val="single" w:sz="4" w:space="0" w:color="000000"/>
            </w:tcBorders>
            <w:shd w:val="clear" w:color="auto" w:fill="D9D9D9"/>
          </w:tcPr>
          <w:p w14:paraId="471FE947" w14:textId="77777777" w:rsidR="006201C4" w:rsidRPr="009300FF" w:rsidRDefault="006201C4" w:rsidP="006201C4">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E4521E2" w14:textId="50BF3599" w:rsidR="006201C4" w:rsidRPr="009300FF" w:rsidRDefault="00B93DC9" w:rsidP="00AF2EF6">
            <w:pPr>
              <w:snapToGrid w:val="0"/>
              <w:spacing w:line="240" w:lineRule="auto"/>
              <w:rPr>
                <w:rFonts w:cs="Arial"/>
                <w:b/>
                <w:sz w:val="20"/>
                <w:szCs w:val="20"/>
              </w:rPr>
            </w:pPr>
            <w:r>
              <w:rPr>
                <w:rFonts w:cs="Arial"/>
                <w:b/>
                <w:sz w:val="20"/>
                <w:szCs w:val="20"/>
              </w:rPr>
              <w:t>Cliente</w:t>
            </w:r>
            <w:r w:rsidR="006201C4" w:rsidRPr="009300FF">
              <w:rPr>
                <w:rFonts w:cs="Arial"/>
                <w:b/>
                <w:sz w:val="20"/>
                <w:szCs w:val="20"/>
              </w:rPr>
              <w:t xml:space="preserve">s que possuem cadastro no sistema, utilizarão desse caso de uso para </w:t>
            </w:r>
            <w:r w:rsidR="006201C4">
              <w:rPr>
                <w:rFonts w:cs="Arial"/>
                <w:b/>
                <w:sz w:val="20"/>
                <w:szCs w:val="20"/>
              </w:rPr>
              <w:t>avaliar</w:t>
            </w:r>
            <w:r w:rsidR="00AF2EF6">
              <w:rPr>
                <w:rFonts w:cs="Arial"/>
                <w:b/>
                <w:sz w:val="20"/>
                <w:szCs w:val="20"/>
              </w:rPr>
              <w:t>em</w:t>
            </w:r>
            <w:r w:rsidR="006201C4">
              <w:rPr>
                <w:rFonts w:cs="Arial"/>
                <w:b/>
                <w:sz w:val="20"/>
                <w:szCs w:val="20"/>
              </w:rPr>
              <w:t xml:space="preserve"> os </w:t>
            </w:r>
            <w:r w:rsidR="00AA3326">
              <w:rPr>
                <w:rFonts w:cs="Arial"/>
                <w:b/>
                <w:sz w:val="20"/>
                <w:szCs w:val="20"/>
              </w:rPr>
              <w:t>clientes</w:t>
            </w:r>
            <w:r w:rsidR="006201C4">
              <w:rPr>
                <w:rFonts w:cs="Arial"/>
                <w:b/>
                <w:sz w:val="20"/>
                <w:szCs w:val="20"/>
              </w:rPr>
              <w:t xml:space="preserve"> que tiveram uma negociação aprovada.</w:t>
            </w:r>
          </w:p>
        </w:tc>
      </w:tr>
      <w:tr w:rsidR="006201C4" w:rsidRPr="009300FF" w14:paraId="24118886" w14:textId="77777777" w:rsidTr="006201C4">
        <w:tc>
          <w:tcPr>
            <w:tcW w:w="2865" w:type="dxa"/>
            <w:tcBorders>
              <w:left w:val="single" w:sz="4" w:space="0" w:color="000000"/>
              <w:bottom w:val="single" w:sz="4" w:space="0" w:color="000000"/>
            </w:tcBorders>
            <w:shd w:val="clear" w:color="auto" w:fill="D9D9D9"/>
          </w:tcPr>
          <w:p w14:paraId="66CC3529" w14:textId="77777777" w:rsidR="006201C4" w:rsidRPr="009300FF" w:rsidRDefault="006201C4" w:rsidP="006201C4">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50E95FEB" w14:textId="20F0B42F" w:rsidR="006201C4" w:rsidRPr="009300FF" w:rsidRDefault="006201C4" w:rsidP="00B373E4">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6201C4" w:rsidRPr="009300FF" w14:paraId="74507105" w14:textId="77777777" w:rsidTr="006201C4">
        <w:tc>
          <w:tcPr>
            <w:tcW w:w="2865" w:type="dxa"/>
            <w:tcBorders>
              <w:left w:val="single" w:sz="4" w:space="0" w:color="000000"/>
              <w:bottom w:val="single" w:sz="4" w:space="0" w:color="000000"/>
            </w:tcBorders>
            <w:shd w:val="clear" w:color="auto" w:fill="D9D9D9"/>
          </w:tcPr>
          <w:p w14:paraId="4FAF4177" w14:textId="77777777" w:rsidR="006201C4" w:rsidRPr="009300FF" w:rsidRDefault="006201C4" w:rsidP="006201C4">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116F4255" w14:textId="77777777" w:rsidR="006201C4" w:rsidRPr="009300FF" w:rsidRDefault="006201C4" w:rsidP="006201C4">
            <w:pPr>
              <w:snapToGrid w:val="0"/>
              <w:spacing w:line="240" w:lineRule="auto"/>
              <w:rPr>
                <w:rFonts w:cs="Arial"/>
                <w:b/>
                <w:sz w:val="20"/>
                <w:szCs w:val="20"/>
              </w:rPr>
            </w:pPr>
          </w:p>
        </w:tc>
      </w:tr>
      <w:tr w:rsidR="006201C4" w:rsidRPr="009300FF" w14:paraId="0162294C" w14:textId="77777777" w:rsidTr="006201C4">
        <w:tc>
          <w:tcPr>
            <w:tcW w:w="2865" w:type="dxa"/>
            <w:tcBorders>
              <w:left w:val="single" w:sz="4" w:space="0" w:color="000000"/>
              <w:bottom w:val="single" w:sz="4" w:space="0" w:color="000000"/>
            </w:tcBorders>
            <w:shd w:val="clear" w:color="auto" w:fill="D9D9D9"/>
          </w:tcPr>
          <w:p w14:paraId="4D0CCB38" w14:textId="77777777" w:rsidR="006201C4" w:rsidRPr="009300FF" w:rsidRDefault="006201C4" w:rsidP="006201C4">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EDD0DAA" w14:textId="77777777" w:rsidR="006201C4" w:rsidRPr="009300FF" w:rsidRDefault="006201C4" w:rsidP="006201C4">
            <w:pPr>
              <w:snapToGrid w:val="0"/>
              <w:spacing w:line="240" w:lineRule="auto"/>
              <w:rPr>
                <w:rFonts w:cs="Arial"/>
                <w:b/>
                <w:sz w:val="20"/>
                <w:szCs w:val="20"/>
              </w:rPr>
            </w:pPr>
            <w:r w:rsidRPr="009300FF">
              <w:rPr>
                <w:rFonts w:cs="Arial"/>
                <w:b/>
                <w:sz w:val="20"/>
                <w:szCs w:val="20"/>
              </w:rPr>
              <w:t>Ações do sistema</w:t>
            </w:r>
          </w:p>
        </w:tc>
      </w:tr>
      <w:tr w:rsidR="006201C4" w:rsidRPr="009300FF" w14:paraId="50C2DF88" w14:textId="77777777" w:rsidTr="006201C4">
        <w:tc>
          <w:tcPr>
            <w:tcW w:w="2865" w:type="dxa"/>
            <w:tcBorders>
              <w:left w:val="single" w:sz="4" w:space="0" w:color="000000"/>
              <w:bottom w:val="single" w:sz="4" w:space="0" w:color="000000"/>
            </w:tcBorders>
            <w:shd w:val="clear" w:color="auto" w:fill="auto"/>
          </w:tcPr>
          <w:p w14:paraId="2DD709E0" w14:textId="3E6A1270" w:rsidR="006201C4" w:rsidRPr="009300FF" w:rsidRDefault="00035178" w:rsidP="00035178">
            <w:pPr>
              <w:snapToGrid w:val="0"/>
              <w:spacing w:line="240" w:lineRule="auto"/>
              <w:rPr>
                <w:rFonts w:cs="Arial"/>
                <w:b/>
                <w:sz w:val="20"/>
                <w:szCs w:val="20"/>
              </w:rPr>
            </w:pPr>
            <w:r>
              <w:rPr>
                <w:rFonts w:cs="Arial"/>
                <w:b/>
                <w:sz w:val="20"/>
                <w:szCs w:val="20"/>
              </w:rPr>
              <w:t xml:space="preserve">Ator acessa o menu </w:t>
            </w:r>
            <w:r w:rsidR="006201C4" w:rsidRPr="009300FF">
              <w:rPr>
                <w:rFonts w:cs="Arial"/>
                <w:b/>
                <w:sz w:val="20"/>
                <w:szCs w:val="20"/>
              </w:rPr>
              <w:t xml:space="preserve">de </w:t>
            </w:r>
            <w:r w:rsidR="006201C4">
              <w:rPr>
                <w:rFonts w:cs="Arial"/>
                <w:b/>
                <w:sz w:val="20"/>
                <w:szCs w:val="20"/>
              </w:rPr>
              <w:t>Avaliações;</w:t>
            </w:r>
          </w:p>
        </w:tc>
        <w:tc>
          <w:tcPr>
            <w:tcW w:w="6098" w:type="dxa"/>
            <w:tcBorders>
              <w:bottom w:val="single" w:sz="4" w:space="0" w:color="000000"/>
              <w:right w:val="single" w:sz="4" w:space="0" w:color="000000"/>
            </w:tcBorders>
            <w:shd w:val="clear" w:color="auto" w:fill="auto"/>
          </w:tcPr>
          <w:p w14:paraId="2DA291DF"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r>
      <w:tr w:rsidR="006201C4" w:rsidRPr="009300FF" w14:paraId="5F383B58" w14:textId="77777777" w:rsidTr="006201C4">
        <w:tc>
          <w:tcPr>
            <w:tcW w:w="2865" w:type="dxa"/>
            <w:tcBorders>
              <w:left w:val="single" w:sz="4" w:space="0" w:color="000000"/>
              <w:bottom w:val="single" w:sz="4" w:space="0" w:color="000000"/>
            </w:tcBorders>
            <w:shd w:val="clear" w:color="auto" w:fill="auto"/>
          </w:tcPr>
          <w:p w14:paraId="5F06397C"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CD840BD" w14:textId="02D3D32C" w:rsidR="006201C4" w:rsidRPr="009300FF" w:rsidRDefault="006201C4" w:rsidP="00C34909">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w:t>
            </w:r>
            <w:r w:rsidR="00204DF9">
              <w:rPr>
                <w:rFonts w:cs="Arial"/>
                <w:b/>
                <w:sz w:val="20"/>
                <w:szCs w:val="20"/>
              </w:rPr>
              <w:t xml:space="preserve">os dados do </w:t>
            </w:r>
            <w:r w:rsidR="002C02C6">
              <w:rPr>
                <w:rFonts w:cs="Arial"/>
                <w:b/>
                <w:sz w:val="20"/>
                <w:szCs w:val="20"/>
              </w:rPr>
              <w:t>cliente</w:t>
            </w:r>
            <w:r w:rsidR="00D467FD">
              <w:rPr>
                <w:rFonts w:cs="Arial"/>
                <w:b/>
                <w:sz w:val="20"/>
                <w:szCs w:val="20"/>
              </w:rPr>
              <w:t xml:space="preserve"> e do item que foi entregue pelo mesmo</w:t>
            </w:r>
            <w:r w:rsidR="00204DF9">
              <w:rPr>
                <w:rFonts w:cs="Arial"/>
                <w:b/>
                <w:sz w:val="20"/>
                <w:szCs w:val="20"/>
              </w:rPr>
              <w:t xml:space="preserve">, juntamente com um campo de texto para comentar sobre o </w:t>
            </w:r>
            <w:r w:rsidR="00CC28CC">
              <w:rPr>
                <w:rFonts w:cs="Arial"/>
                <w:b/>
                <w:sz w:val="20"/>
                <w:szCs w:val="20"/>
              </w:rPr>
              <w:t>cliente</w:t>
            </w:r>
            <w:r w:rsidR="00C34909">
              <w:rPr>
                <w:rFonts w:cs="Arial"/>
                <w:b/>
                <w:sz w:val="20"/>
                <w:szCs w:val="20"/>
              </w:rPr>
              <w:t>, como também o campo Avaliação e botão Avaliar.</w:t>
            </w:r>
          </w:p>
        </w:tc>
      </w:tr>
      <w:tr w:rsidR="006201C4" w:rsidRPr="009300FF" w14:paraId="40FDD516" w14:textId="77777777" w:rsidTr="006201C4">
        <w:tc>
          <w:tcPr>
            <w:tcW w:w="2865" w:type="dxa"/>
            <w:tcBorders>
              <w:left w:val="single" w:sz="4" w:space="0" w:color="000000"/>
              <w:bottom w:val="single" w:sz="4" w:space="0" w:color="000000"/>
            </w:tcBorders>
            <w:shd w:val="clear" w:color="auto" w:fill="auto"/>
          </w:tcPr>
          <w:p w14:paraId="0B499103" w14:textId="5723BDC8" w:rsidR="006201C4" w:rsidRPr="009300FF" w:rsidRDefault="00F72286" w:rsidP="00F72286">
            <w:pPr>
              <w:snapToGrid w:val="0"/>
              <w:spacing w:line="240" w:lineRule="auto"/>
              <w:rPr>
                <w:rFonts w:cs="Arial"/>
                <w:b/>
                <w:sz w:val="20"/>
                <w:szCs w:val="20"/>
              </w:rPr>
            </w:pPr>
            <w:r>
              <w:rPr>
                <w:rFonts w:cs="Arial"/>
                <w:b/>
                <w:sz w:val="20"/>
                <w:szCs w:val="20"/>
              </w:rPr>
              <w:t xml:space="preserve">Ator faz a avaliação </w:t>
            </w:r>
            <w:r w:rsidR="006201C4">
              <w:rPr>
                <w:rFonts w:cs="Arial"/>
                <w:b/>
                <w:sz w:val="20"/>
                <w:szCs w:val="20"/>
              </w:rPr>
              <w:t xml:space="preserve">e aciona o botão </w:t>
            </w:r>
            <w:r>
              <w:rPr>
                <w:rFonts w:cs="Arial"/>
                <w:b/>
                <w:sz w:val="20"/>
                <w:szCs w:val="20"/>
              </w:rPr>
              <w:t>Avaliar referente ao cliente desejado</w:t>
            </w:r>
            <w:r w:rsidR="006201C4">
              <w:rPr>
                <w:rFonts w:cs="Arial"/>
                <w:b/>
                <w:sz w:val="20"/>
                <w:szCs w:val="20"/>
              </w:rPr>
              <w:t>.</w:t>
            </w:r>
            <w:r>
              <w:rPr>
                <w:rFonts w:cs="Arial"/>
                <w:b/>
                <w:sz w:val="20"/>
                <w:szCs w:val="20"/>
              </w:rPr>
              <w:t xml:space="preserve"> </w:t>
            </w:r>
            <w:r w:rsidR="006201C4">
              <w:rPr>
                <w:rFonts w:cs="Arial"/>
                <w:b/>
                <w:sz w:val="20"/>
                <w:szCs w:val="20"/>
              </w:rPr>
              <w:t>(FA001)</w:t>
            </w:r>
          </w:p>
        </w:tc>
        <w:tc>
          <w:tcPr>
            <w:tcW w:w="6098" w:type="dxa"/>
            <w:tcBorders>
              <w:bottom w:val="single" w:sz="4" w:space="0" w:color="000000"/>
              <w:right w:val="single" w:sz="4" w:space="0" w:color="000000"/>
            </w:tcBorders>
            <w:shd w:val="clear" w:color="auto" w:fill="auto"/>
          </w:tcPr>
          <w:p w14:paraId="204CE51A"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r>
      <w:tr w:rsidR="006201C4" w:rsidRPr="009300FF" w14:paraId="49D13B6C" w14:textId="77777777" w:rsidTr="006201C4">
        <w:tc>
          <w:tcPr>
            <w:tcW w:w="2865" w:type="dxa"/>
            <w:tcBorders>
              <w:left w:val="single" w:sz="4" w:space="0" w:color="000000"/>
              <w:bottom w:val="single" w:sz="4" w:space="0" w:color="000000"/>
            </w:tcBorders>
            <w:shd w:val="clear" w:color="auto" w:fill="auto"/>
          </w:tcPr>
          <w:p w14:paraId="64E48122" w14:textId="77777777" w:rsidR="006201C4" w:rsidRPr="009300FF" w:rsidRDefault="006201C4" w:rsidP="006201C4">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2D3AF4E2" w14:textId="06B96314" w:rsidR="006201C4" w:rsidRPr="009300FF" w:rsidRDefault="00204DF9" w:rsidP="000B3E24">
            <w:pPr>
              <w:snapToGrid w:val="0"/>
              <w:spacing w:line="240" w:lineRule="auto"/>
              <w:rPr>
                <w:rFonts w:cs="Arial"/>
                <w:b/>
                <w:sz w:val="20"/>
                <w:szCs w:val="20"/>
              </w:rPr>
            </w:pPr>
            <w:r>
              <w:rPr>
                <w:rFonts w:cs="Arial"/>
                <w:b/>
                <w:sz w:val="20"/>
                <w:szCs w:val="20"/>
              </w:rPr>
              <w:t xml:space="preserve">Sistema salva informação, remove </w:t>
            </w:r>
            <w:r w:rsidR="000B3E24">
              <w:rPr>
                <w:rFonts w:cs="Arial"/>
                <w:b/>
                <w:sz w:val="20"/>
                <w:szCs w:val="20"/>
              </w:rPr>
              <w:t>o cliente</w:t>
            </w:r>
            <w:r>
              <w:rPr>
                <w:rFonts w:cs="Arial"/>
                <w:b/>
                <w:sz w:val="20"/>
                <w:szCs w:val="20"/>
              </w:rPr>
              <w:t xml:space="preserve"> </w:t>
            </w:r>
            <w:r w:rsidR="000B3E24">
              <w:rPr>
                <w:rFonts w:cs="Arial"/>
                <w:b/>
                <w:sz w:val="20"/>
                <w:szCs w:val="20"/>
              </w:rPr>
              <w:t>avaliado</w:t>
            </w:r>
            <w:r>
              <w:rPr>
                <w:rFonts w:cs="Arial"/>
                <w:b/>
                <w:sz w:val="20"/>
                <w:szCs w:val="20"/>
              </w:rPr>
              <w:t xml:space="preserve"> da listagem e exibe mensagem MSG001.</w:t>
            </w:r>
          </w:p>
        </w:tc>
      </w:tr>
      <w:tr w:rsidR="006201C4" w:rsidRPr="009300FF" w14:paraId="535B5761" w14:textId="77777777" w:rsidTr="006201C4">
        <w:tc>
          <w:tcPr>
            <w:tcW w:w="2865" w:type="dxa"/>
            <w:tcBorders>
              <w:left w:val="single" w:sz="4" w:space="0" w:color="000000"/>
            </w:tcBorders>
            <w:shd w:val="clear" w:color="auto" w:fill="D9D9D9"/>
          </w:tcPr>
          <w:p w14:paraId="7AE17659" w14:textId="77777777" w:rsidR="006201C4" w:rsidRPr="009300FF" w:rsidRDefault="006201C4"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3686258D" w14:textId="77777777" w:rsidR="006201C4" w:rsidRPr="009300FF" w:rsidRDefault="006201C4" w:rsidP="006201C4">
            <w:pPr>
              <w:snapToGrid w:val="0"/>
              <w:spacing w:line="240" w:lineRule="auto"/>
              <w:rPr>
                <w:rFonts w:cs="Arial"/>
                <w:b/>
                <w:sz w:val="20"/>
                <w:szCs w:val="20"/>
              </w:rPr>
            </w:pPr>
          </w:p>
        </w:tc>
      </w:tr>
      <w:tr w:rsidR="006201C4" w:rsidRPr="009300FF" w14:paraId="264C6007" w14:textId="77777777" w:rsidTr="006201C4">
        <w:tc>
          <w:tcPr>
            <w:tcW w:w="2865" w:type="dxa"/>
            <w:tcBorders>
              <w:left w:val="single" w:sz="4" w:space="0" w:color="000000"/>
            </w:tcBorders>
            <w:shd w:val="clear" w:color="auto" w:fill="D9D9D9"/>
          </w:tcPr>
          <w:p w14:paraId="7234172D" w14:textId="77777777" w:rsidR="006201C4" w:rsidRPr="009300FF" w:rsidRDefault="006201C4" w:rsidP="006201C4">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36A0B9D" w14:textId="77777777" w:rsidR="006201C4" w:rsidRPr="009300FF" w:rsidRDefault="006201C4" w:rsidP="00C32DFF">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C32DFF" w:rsidRPr="00C32DFF">
              <w:rPr>
                <w:rFonts w:cs="Arial"/>
                <w:b/>
                <w:sz w:val="20"/>
                <w:szCs w:val="20"/>
              </w:rPr>
              <w:t>Avaliação realizada com sucesso.</w:t>
            </w:r>
          </w:p>
        </w:tc>
      </w:tr>
      <w:tr w:rsidR="006201C4" w:rsidRPr="009300FF" w14:paraId="4CCABB61" w14:textId="77777777" w:rsidTr="006201C4">
        <w:tc>
          <w:tcPr>
            <w:tcW w:w="2865" w:type="dxa"/>
            <w:tcBorders>
              <w:left w:val="single" w:sz="4" w:space="0" w:color="000000"/>
            </w:tcBorders>
            <w:shd w:val="clear" w:color="auto" w:fill="D9D9D9"/>
          </w:tcPr>
          <w:p w14:paraId="5B0CA5C9" w14:textId="77777777" w:rsidR="006201C4" w:rsidRPr="009300FF" w:rsidRDefault="006201C4" w:rsidP="006201C4">
            <w:pPr>
              <w:snapToGrid w:val="0"/>
              <w:spacing w:line="240" w:lineRule="auto"/>
              <w:rPr>
                <w:rFonts w:cs="Arial"/>
                <w:b/>
                <w:sz w:val="20"/>
                <w:szCs w:val="20"/>
              </w:rPr>
            </w:pPr>
          </w:p>
        </w:tc>
        <w:tc>
          <w:tcPr>
            <w:tcW w:w="6098" w:type="dxa"/>
            <w:tcBorders>
              <w:right w:val="single" w:sz="4" w:space="0" w:color="000000"/>
            </w:tcBorders>
            <w:shd w:val="clear" w:color="auto" w:fill="auto"/>
          </w:tcPr>
          <w:p w14:paraId="0F410789" w14:textId="77777777" w:rsidR="006201C4" w:rsidRPr="009300FF" w:rsidRDefault="006201C4" w:rsidP="006201C4">
            <w:pPr>
              <w:snapToGrid w:val="0"/>
              <w:spacing w:line="240" w:lineRule="auto"/>
              <w:rPr>
                <w:rFonts w:cs="Arial"/>
                <w:b/>
                <w:sz w:val="20"/>
                <w:szCs w:val="20"/>
              </w:rPr>
            </w:pPr>
          </w:p>
        </w:tc>
      </w:tr>
      <w:tr w:rsidR="006201C4" w:rsidRPr="009300FF" w14:paraId="3CB7E56E" w14:textId="77777777" w:rsidTr="006201C4">
        <w:tc>
          <w:tcPr>
            <w:tcW w:w="2865" w:type="dxa"/>
            <w:tcBorders>
              <w:left w:val="single" w:sz="4" w:space="0" w:color="auto"/>
              <w:bottom w:val="single" w:sz="4" w:space="0" w:color="000000"/>
            </w:tcBorders>
            <w:shd w:val="clear" w:color="auto" w:fill="D9D9D9"/>
          </w:tcPr>
          <w:p w14:paraId="18836350" w14:textId="77777777" w:rsidR="006201C4" w:rsidRPr="009300FF" w:rsidRDefault="006201C4" w:rsidP="006201C4">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385BD32" w14:textId="77777777" w:rsidR="006201C4" w:rsidRPr="009300FF" w:rsidRDefault="006201C4" w:rsidP="006201C4">
            <w:pPr>
              <w:snapToGrid w:val="0"/>
              <w:spacing w:line="240" w:lineRule="auto"/>
              <w:rPr>
                <w:rFonts w:cs="Arial"/>
                <w:b/>
                <w:sz w:val="20"/>
                <w:szCs w:val="20"/>
              </w:rPr>
            </w:pPr>
          </w:p>
        </w:tc>
      </w:tr>
      <w:tr w:rsidR="006201C4" w:rsidRPr="009300FF" w14:paraId="68ADBE13" w14:textId="77777777" w:rsidTr="006201C4">
        <w:tc>
          <w:tcPr>
            <w:tcW w:w="2865" w:type="dxa"/>
            <w:tcBorders>
              <w:left w:val="single" w:sz="4" w:space="0" w:color="auto"/>
              <w:bottom w:val="single" w:sz="4" w:space="0" w:color="000000"/>
            </w:tcBorders>
            <w:shd w:val="clear" w:color="auto" w:fill="D9D9D9"/>
          </w:tcPr>
          <w:p w14:paraId="75E984A0" w14:textId="77777777" w:rsidR="006201C4" w:rsidRPr="009300FF" w:rsidRDefault="006201C4" w:rsidP="006201C4">
            <w:pPr>
              <w:snapToGrid w:val="0"/>
              <w:spacing w:line="240" w:lineRule="auto"/>
              <w:rPr>
                <w:rFonts w:cs="Arial"/>
                <w:b/>
                <w:sz w:val="20"/>
                <w:szCs w:val="20"/>
              </w:rPr>
            </w:pPr>
            <w:r w:rsidRPr="009300FF">
              <w:rPr>
                <w:rFonts w:cs="Arial"/>
                <w:b/>
                <w:sz w:val="20"/>
                <w:szCs w:val="20"/>
              </w:rPr>
              <w:lastRenderedPageBreak/>
              <w:t>Restrições/Validações</w:t>
            </w:r>
          </w:p>
        </w:tc>
        <w:tc>
          <w:tcPr>
            <w:tcW w:w="6098" w:type="dxa"/>
            <w:tcBorders>
              <w:bottom w:val="single" w:sz="4" w:space="0" w:color="000000"/>
              <w:right w:val="single" w:sz="4" w:space="0" w:color="000000"/>
            </w:tcBorders>
            <w:shd w:val="clear" w:color="auto" w:fill="auto"/>
          </w:tcPr>
          <w:p w14:paraId="1A91DBE6" w14:textId="77777777" w:rsidR="006201C4" w:rsidRPr="009300FF" w:rsidRDefault="006201C4" w:rsidP="006201C4">
            <w:pPr>
              <w:snapToGrid w:val="0"/>
              <w:spacing w:line="240" w:lineRule="auto"/>
              <w:rPr>
                <w:rFonts w:cs="Arial"/>
                <w:b/>
                <w:sz w:val="20"/>
                <w:szCs w:val="20"/>
              </w:rPr>
            </w:pPr>
          </w:p>
        </w:tc>
      </w:tr>
      <w:tr w:rsidR="006201C4" w:rsidRPr="009300FF" w14:paraId="7F65DB3F" w14:textId="77777777" w:rsidTr="006201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0B361783" w14:textId="77777777" w:rsidR="00B373E4" w:rsidRPr="00B373E4" w:rsidRDefault="00B373E4" w:rsidP="00B373E4">
            <w:pPr>
              <w:snapToGrid w:val="0"/>
              <w:spacing w:line="240" w:lineRule="auto"/>
              <w:rPr>
                <w:rFonts w:cs="Arial"/>
              </w:rPr>
            </w:pPr>
            <w:r w:rsidRPr="00B373E4">
              <w:rPr>
                <w:rFonts w:cs="Arial"/>
              </w:rPr>
              <w:t>Apenas clientes que tiveram negociações aprovadas pelo Ator deverão ser exibidos na listagem.</w:t>
            </w:r>
          </w:p>
          <w:p w14:paraId="6C61CF98" w14:textId="77777777" w:rsidR="00B373E4" w:rsidRPr="009300FF" w:rsidRDefault="00B373E4" w:rsidP="00B373E4">
            <w:pPr>
              <w:rPr>
                <w:rFonts w:cs="Arial"/>
              </w:rPr>
            </w:pPr>
          </w:p>
        </w:tc>
      </w:tr>
    </w:tbl>
    <w:p w14:paraId="6D1B43DA" w14:textId="77777777" w:rsidR="006201C4" w:rsidRPr="009300FF" w:rsidRDefault="006201C4" w:rsidP="006201C4">
      <w:pPr>
        <w:rPr>
          <w:rFonts w:cs="Arial"/>
        </w:rPr>
      </w:pPr>
    </w:p>
    <w:p w14:paraId="4A06E6AD" w14:textId="77777777" w:rsidR="00A342C9" w:rsidRDefault="00A342C9" w:rsidP="006201C4">
      <w:pPr>
        <w:jc w:val="center"/>
        <w:rPr>
          <w:rFonts w:cs="Arial"/>
        </w:rPr>
      </w:pPr>
    </w:p>
    <w:p w14:paraId="05CC44A8" w14:textId="77777777" w:rsidR="00AB669A" w:rsidRDefault="00AB669A" w:rsidP="006201C4">
      <w:pPr>
        <w:jc w:val="center"/>
        <w:rPr>
          <w:rFonts w:cs="Arial"/>
        </w:rPr>
      </w:pPr>
    </w:p>
    <w:p w14:paraId="0872914A" w14:textId="77777777" w:rsidR="00A342C9" w:rsidRPr="009300FF" w:rsidRDefault="00A342C9" w:rsidP="00A342C9">
      <w:pPr>
        <w:jc w:val="center"/>
        <w:rPr>
          <w:rFonts w:cs="Arial"/>
          <w:b/>
          <w:bCs/>
        </w:rPr>
      </w:pPr>
      <w:r>
        <w:rPr>
          <w:rFonts w:cs="Arial"/>
        </w:rPr>
        <w:t>Tabela 10</w:t>
      </w:r>
      <w:r w:rsidRPr="009300FF">
        <w:rPr>
          <w:rFonts w:cs="Arial"/>
        </w:rPr>
        <w:t xml:space="preserve">: </w:t>
      </w:r>
      <w:r w:rsidR="00825E92">
        <w:rPr>
          <w:rFonts w:cs="Arial"/>
        </w:rPr>
        <w:t xml:space="preserve">Descrição </w:t>
      </w:r>
      <w:r>
        <w:rPr>
          <w:rFonts w:cs="Arial"/>
        </w:rPr>
        <w:t>Gerir Denúncias</w:t>
      </w:r>
    </w:p>
    <w:tbl>
      <w:tblPr>
        <w:tblW w:w="0" w:type="auto"/>
        <w:tblInd w:w="167" w:type="dxa"/>
        <w:tblLayout w:type="fixed"/>
        <w:tblLook w:val="0000" w:firstRow="0" w:lastRow="0" w:firstColumn="0" w:lastColumn="0" w:noHBand="0" w:noVBand="0"/>
      </w:tblPr>
      <w:tblGrid>
        <w:gridCol w:w="2865"/>
        <w:gridCol w:w="6098"/>
      </w:tblGrid>
      <w:tr w:rsidR="00A342C9" w:rsidRPr="009300FF" w14:paraId="75C4396B" w14:textId="77777777" w:rsidTr="00A342C9">
        <w:tc>
          <w:tcPr>
            <w:tcW w:w="2865" w:type="dxa"/>
            <w:tcBorders>
              <w:top w:val="single" w:sz="4" w:space="0" w:color="000000"/>
              <w:left w:val="single" w:sz="4" w:space="0" w:color="000000"/>
              <w:bottom w:val="single" w:sz="4" w:space="0" w:color="000000"/>
            </w:tcBorders>
            <w:shd w:val="clear" w:color="auto" w:fill="D9D9D9"/>
          </w:tcPr>
          <w:p w14:paraId="2E3C7676" w14:textId="77777777" w:rsidR="00A342C9" w:rsidRPr="009300FF" w:rsidRDefault="00A342C9" w:rsidP="00A342C9">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609957A5" w14:textId="77777777" w:rsidR="00A342C9" w:rsidRPr="009300FF" w:rsidRDefault="00A342C9" w:rsidP="00AB669A">
            <w:pPr>
              <w:snapToGrid w:val="0"/>
              <w:spacing w:line="240" w:lineRule="auto"/>
              <w:rPr>
                <w:rFonts w:cs="Arial"/>
                <w:b/>
                <w:sz w:val="20"/>
                <w:szCs w:val="20"/>
              </w:rPr>
            </w:pPr>
            <w:r>
              <w:rPr>
                <w:rFonts w:cs="Arial"/>
                <w:b/>
                <w:sz w:val="20"/>
                <w:szCs w:val="20"/>
              </w:rPr>
              <w:t>UC0</w:t>
            </w:r>
            <w:r w:rsidR="00AB669A">
              <w:rPr>
                <w:rFonts w:cs="Arial"/>
                <w:b/>
                <w:sz w:val="20"/>
                <w:szCs w:val="20"/>
              </w:rPr>
              <w:t>10</w:t>
            </w:r>
            <w:r w:rsidRPr="009300FF">
              <w:rPr>
                <w:rFonts w:cs="Arial"/>
                <w:b/>
                <w:sz w:val="20"/>
                <w:szCs w:val="20"/>
              </w:rPr>
              <w:t xml:space="preserve"> – </w:t>
            </w:r>
            <w:r>
              <w:rPr>
                <w:rFonts w:cs="Arial"/>
                <w:b/>
                <w:sz w:val="20"/>
                <w:szCs w:val="20"/>
              </w:rPr>
              <w:t>Gerir Denúncias</w:t>
            </w:r>
          </w:p>
        </w:tc>
      </w:tr>
      <w:tr w:rsidR="00A342C9" w:rsidRPr="009300FF" w14:paraId="2ABAE24D" w14:textId="77777777" w:rsidTr="00A342C9">
        <w:tc>
          <w:tcPr>
            <w:tcW w:w="2865" w:type="dxa"/>
            <w:tcBorders>
              <w:left w:val="single" w:sz="4" w:space="0" w:color="000000"/>
              <w:bottom w:val="single" w:sz="4" w:space="0" w:color="000000"/>
            </w:tcBorders>
            <w:shd w:val="clear" w:color="auto" w:fill="D9D9D9"/>
          </w:tcPr>
          <w:p w14:paraId="03DBADF8" w14:textId="77777777" w:rsidR="00A342C9" w:rsidRPr="009300FF" w:rsidRDefault="00A342C9" w:rsidP="00A342C9">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1DADAC62" w14:textId="77777777" w:rsidR="00A342C9" w:rsidRPr="009300FF" w:rsidRDefault="00A342C9" w:rsidP="00A342C9">
            <w:pPr>
              <w:snapToGrid w:val="0"/>
              <w:spacing w:line="240" w:lineRule="auto"/>
              <w:rPr>
                <w:rFonts w:cs="Arial"/>
                <w:b/>
                <w:sz w:val="20"/>
                <w:szCs w:val="20"/>
              </w:rPr>
            </w:pPr>
          </w:p>
        </w:tc>
      </w:tr>
      <w:tr w:rsidR="00A342C9" w:rsidRPr="009300FF" w14:paraId="0568AFB7" w14:textId="77777777" w:rsidTr="00A342C9">
        <w:tc>
          <w:tcPr>
            <w:tcW w:w="2865" w:type="dxa"/>
            <w:tcBorders>
              <w:left w:val="single" w:sz="4" w:space="0" w:color="000000"/>
              <w:bottom w:val="single" w:sz="4" w:space="0" w:color="000000"/>
            </w:tcBorders>
            <w:shd w:val="clear" w:color="auto" w:fill="D9D9D9"/>
          </w:tcPr>
          <w:p w14:paraId="5E886E60" w14:textId="77777777" w:rsidR="00A342C9" w:rsidRPr="009300FF" w:rsidRDefault="00A342C9" w:rsidP="00A342C9">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32FF40E0" w14:textId="77777777" w:rsidR="00A342C9" w:rsidRPr="009300FF" w:rsidRDefault="00A342C9" w:rsidP="00A342C9">
            <w:pPr>
              <w:snapToGrid w:val="0"/>
              <w:spacing w:line="240" w:lineRule="auto"/>
              <w:rPr>
                <w:rFonts w:cs="Arial"/>
                <w:b/>
                <w:sz w:val="20"/>
                <w:szCs w:val="20"/>
              </w:rPr>
            </w:pPr>
            <w:r>
              <w:rPr>
                <w:rFonts w:cs="Arial"/>
                <w:b/>
                <w:sz w:val="20"/>
                <w:szCs w:val="20"/>
              </w:rPr>
              <w:t>Administrador</w:t>
            </w:r>
          </w:p>
        </w:tc>
      </w:tr>
      <w:tr w:rsidR="00A342C9" w:rsidRPr="009300FF" w14:paraId="2F3357D7" w14:textId="77777777" w:rsidTr="00A342C9">
        <w:tc>
          <w:tcPr>
            <w:tcW w:w="2865" w:type="dxa"/>
            <w:tcBorders>
              <w:left w:val="single" w:sz="4" w:space="0" w:color="000000"/>
              <w:bottom w:val="single" w:sz="4" w:space="0" w:color="000000"/>
            </w:tcBorders>
            <w:shd w:val="clear" w:color="auto" w:fill="D9D9D9"/>
          </w:tcPr>
          <w:p w14:paraId="1C29A6E5" w14:textId="77777777" w:rsidR="00A342C9" w:rsidRPr="009300FF" w:rsidRDefault="00A342C9" w:rsidP="00A342C9">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04F46780" w14:textId="77777777" w:rsidR="00A342C9" w:rsidRPr="009300FF" w:rsidRDefault="00A342C9" w:rsidP="00A342C9">
            <w:pPr>
              <w:snapToGrid w:val="0"/>
              <w:spacing w:line="240" w:lineRule="auto"/>
              <w:rPr>
                <w:rFonts w:cs="Arial"/>
                <w:b/>
                <w:sz w:val="20"/>
                <w:szCs w:val="20"/>
              </w:rPr>
            </w:pPr>
          </w:p>
        </w:tc>
      </w:tr>
      <w:tr w:rsidR="00A342C9" w:rsidRPr="009300FF" w14:paraId="5E9879E2" w14:textId="77777777" w:rsidTr="00A342C9">
        <w:tc>
          <w:tcPr>
            <w:tcW w:w="2865" w:type="dxa"/>
            <w:tcBorders>
              <w:left w:val="single" w:sz="4" w:space="0" w:color="000000"/>
              <w:bottom w:val="single" w:sz="4" w:space="0" w:color="000000"/>
            </w:tcBorders>
            <w:shd w:val="clear" w:color="auto" w:fill="D9D9D9"/>
          </w:tcPr>
          <w:p w14:paraId="5FBDB1BD" w14:textId="77777777" w:rsidR="00A342C9" w:rsidRPr="009300FF" w:rsidRDefault="00A342C9" w:rsidP="00A342C9">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B588950" w14:textId="7271D5A2" w:rsidR="00A342C9" w:rsidRPr="009300FF" w:rsidRDefault="00A342C9" w:rsidP="00AA5E11">
            <w:pPr>
              <w:snapToGrid w:val="0"/>
              <w:spacing w:line="240" w:lineRule="auto"/>
              <w:rPr>
                <w:rFonts w:cs="Arial"/>
                <w:b/>
                <w:sz w:val="20"/>
                <w:szCs w:val="20"/>
              </w:rPr>
            </w:pPr>
            <w:r>
              <w:rPr>
                <w:rFonts w:cs="Arial"/>
                <w:b/>
                <w:sz w:val="20"/>
                <w:szCs w:val="20"/>
              </w:rPr>
              <w:t>Administradores do sistema poderão acessar o menu Denúncias e verificar os itens que foram denunciados, podendo aprovar e recusar o mesmo.</w:t>
            </w:r>
          </w:p>
        </w:tc>
      </w:tr>
      <w:tr w:rsidR="00A342C9" w:rsidRPr="009300FF" w14:paraId="18C795C4" w14:textId="77777777" w:rsidTr="00A342C9">
        <w:tc>
          <w:tcPr>
            <w:tcW w:w="2865" w:type="dxa"/>
            <w:tcBorders>
              <w:left w:val="single" w:sz="4" w:space="0" w:color="000000"/>
              <w:bottom w:val="single" w:sz="4" w:space="0" w:color="000000"/>
            </w:tcBorders>
            <w:shd w:val="clear" w:color="auto" w:fill="D9D9D9"/>
          </w:tcPr>
          <w:p w14:paraId="1A88B94E" w14:textId="77777777" w:rsidR="00A342C9" w:rsidRPr="009300FF" w:rsidRDefault="00A342C9" w:rsidP="00A342C9">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0A39B5E3" w14:textId="77777777" w:rsidR="00A342C9" w:rsidRDefault="00A342C9" w:rsidP="00A342C9">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6303830E" w14:textId="77777777" w:rsidR="00A342C9" w:rsidRPr="009300FF" w:rsidRDefault="00A342C9" w:rsidP="00A342C9">
            <w:pPr>
              <w:snapToGrid w:val="0"/>
              <w:spacing w:line="240" w:lineRule="auto"/>
              <w:rPr>
                <w:rFonts w:cs="Arial"/>
                <w:b/>
                <w:sz w:val="20"/>
                <w:szCs w:val="20"/>
              </w:rPr>
            </w:pPr>
          </w:p>
        </w:tc>
      </w:tr>
      <w:tr w:rsidR="00A342C9" w:rsidRPr="009300FF" w14:paraId="09449545" w14:textId="77777777" w:rsidTr="00A342C9">
        <w:tc>
          <w:tcPr>
            <w:tcW w:w="2865" w:type="dxa"/>
            <w:tcBorders>
              <w:left w:val="single" w:sz="4" w:space="0" w:color="000000"/>
              <w:bottom w:val="single" w:sz="4" w:space="0" w:color="000000"/>
            </w:tcBorders>
            <w:shd w:val="clear" w:color="auto" w:fill="D9D9D9"/>
          </w:tcPr>
          <w:p w14:paraId="3BC94656" w14:textId="77777777" w:rsidR="00A342C9" w:rsidRPr="009300FF" w:rsidRDefault="00A342C9" w:rsidP="00A342C9">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339C2BAF" w14:textId="77777777" w:rsidR="00A342C9" w:rsidRPr="009300FF" w:rsidRDefault="00A342C9" w:rsidP="00A342C9">
            <w:pPr>
              <w:snapToGrid w:val="0"/>
              <w:spacing w:line="240" w:lineRule="auto"/>
              <w:rPr>
                <w:rFonts w:cs="Arial"/>
                <w:b/>
                <w:sz w:val="20"/>
                <w:szCs w:val="20"/>
              </w:rPr>
            </w:pPr>
          </w:p>
        </w:tc>
      </w:tr>
      <w:tr w:rsidR="00A342C9" w:rsidRPr="009300FF" w14:paraId="324FA8CC" w14:textId="77777777" w:rsidTr="00A342C9">
        <w:tc>
          <w:tcPr>
            <w:tcW w:w="2865" w:type="dxa"/>
            <w:tcBorders>
              <w:left w:val="single" w:sz="4" w:space="0" w:color="000000"/>
              <w:bottom w:val="single" w:sz="4" w:space="0" w:color="000000"/>
            </w:tcBorders>
            <w:shd w:val="clear" w:color="auto" w:fill="D9D9D9"/>
          </w:tcPr>
          <w:p w14:paraId="271F307D"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7293FCA1"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sistema</w:t>
            </w:r>
          </w:p>
        </w:tc>
      </w:tr>
      <w:tr w:rsidR="00A342C9" w:rsidRPr="009300FF" w14:paraId="754F0267" w14:textId="77777777" w:rsidTr="00A342C9">
        <w:tc>
          <w:tcPr>
            <w:tcW w:w="2865" w:type="dxa"/>
            <w:tcBorders>
              <w:left w:val="single" w:sz="4" w:space="0" w:color="000000"/>
              <w:bottom w:val="single" w:sz="4" w:space="0" w:color="000000"/>
            </w:tcBorders>
            <w:shd w:val="clear" w:color="auto" w:fill="auto"/>
          </w:tcPr>
          <w:p w14:paraId="350B5AC6" w14:textId="77777777" w:rsidR="00A342C9" w:rsidRPr="009300FF" w:rsidRDefault="00A342C9" w:rsidP="00A342C9">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Denúncias;</w:t>
            </w:r>
          </w:p>
        </w:tc>
        <w:tc>
          <w:tcPr>
            <w:tcW w:w="6098" w:type="dxa"/>
            <w:tcBorders>
              <w:bottom w:val="single" w:sz="4" w:space="0" w:color="000000"/>
              <w:right w:val="single" w:sz="4" w:space="0" w:color="000000"/>
            </w:tcBorders>
            <w:shd w:val="clear" w:color="auto" w:fill="auto"/>
          </w:tcPr>
          <w:p w14:paraId="0FA62E68"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5E0EF07B" w14:textId="77777777" w:rsidTr="00A342C9">
        <w:tc>
          <w:tcPr>
            <w:tcW w:w="2865" w:type="dxa"/>
            <w:tcBorders>
              <w:left w:val="single" w:sz="4" w:space="0" w:color="000000"/>
              <w:bottom w:val="single" w:sz="4" w:space="0" w:color="000000"/>
            </w:tcBorders>
            <w:shd w:val="clear" w:color="auto" w:fill="auto"/>
          </w:tcPr>
          <w:p w14:paraId="731C1337"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171A111B" w14:textId="0E0EDAE9" w:rsidR="00A342C9" w:rsidRPr="009300FF" w:rsidRDefault="00A342C9" w:rsidP="00AA5E11">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 xml:space="preserve">listagem com </w:t>
            </w:r>
            <w:r w:rsidR="002A5F0E">
              <w:rPr>
                <w:rFonts w:cs="Arial"/>
                <w:b/>
                <w:sz w:val="20"/>
                <w:szCs w:val="20"/>
              </w:rPr>
              <w:t>os itens que fo</w:t>
            </w:r>
            <w:r w:rsidR="00AA5E11">
              <w:rPr>
                <w:rFonts w:cs="Arial"/>
                <w:b/>
                <w:sz w:val="20"/>
                <w:szCs w:val="20"/>
              </w:rPr>
              <w:t>ram denunciados pelos clientes. I</w:t>
            </w:r>
            <w:r w:rsidR="006D6421">
              <w:rPr>
                <w:rFonts w:cs="Arial"/>
                <w:b/>
                <w:sz w:val="20"/>
                <w:szCs w:val="20"/>
              </w:rPr>
              <w:t xml:space="preserve">tens com situação diferente de “0” – Item Normal, </w:t>
            </w:r>
            <w:r w:rsidR="002A5F0E">
              <w:rPr>
                <w:rFonts w:cs="Arial"/>
                <w:b/>
                <w:sz w:val="20"/>
                <w:szCs w:val="20"/>
              </w:rPr>
              <w:t>com os seguintes botões: Visualizar, Aprovar Denúncia, Recusa</w:t>
            </w:r>
            <w:r w:rsidR="00AA5E11">
              <w:rPr>
                <w:rFonts w:cs="Arial"/>
                <w:b/>
                <w:sz w:val="20"/>
                <w:szCs w:val="20"/>
              </w:rPr>
              <w:t>r</w:t>
            </w:r>
            <w:r w:rsidR="002A5F0E">
              <w:rPr>
                <w:rFonts w:cs="Arial"/>
                <w:b/>
                <w:sz w:val="20"/>
                <w:szCs w:val="20"/>
              </w:rPr>
              <w:t xml:space="preserve"> Denúncia.</w:t>
            </w:r>
          </w:p>
        </w:tc>
      </w:tr>
      <w:tr w:rsidR="00A342C9" w:rsidRPr="009300FF" w14:paraId="39ED6C75" w14:textId="77777777" w:rsidTr="00A342C9">
        <w:tc>
          <w:tcPr>
            <w:tcW w:w="2865" w:type="dxa"/>
            <w:tcBorders>
              <w:left w:val="single" w:sz="4" w:space="0" w:color="000000"/>
              <w:bottom w:val="single" w:sz="4" w:space="0" w:color="000000"/>
            </w:tcBorders>
            <w:shd w:val="clear" w:color="auto" w:fill="auto"/>
          </w:tcPr>
          <w:p w14:paraId="7E2C76F2" w14:textId="77777777" w:rsidR="00A342C9" w:rsidRPr="009300FF" w:rsidRDefault="00A342C9" w:rsidP="002A5F0E">
            <w:pPr>
              <w:snapToGrid w:val="0"/>
              <w:spacing w:line="240" w:lineRule="auto"/>
              <w:rPr>
                <w:rFonts w:cs="Arial"/>
                <w:b/>
                <w:sz w:val="20"/>
                <w:szCs w:val="20"/>
              </w:rPr>
            </w:pPr>
            <w:r>
              <w:rPr>
                <w:rFonts w:cs="Arial"/>
                <w:b/>
                <w:sz w:val="20"/>
                <w:szCs w:val="20"/>
              </w:rPr>
              <w:t xml:space="preserve">Ator seleciona um </w:t>
            </w:r>
            <w:r w:rsidR="002A5F0E">
              <w:rPr>
                <w:rFonts w:cs="Arial"/>
                <w:b/>
                <w:sz w:val="20"/>
                <w:szCs w:val="20"/>
              </w:rPr>
              <w:t xml:space="preserve">item denunciado </w:t>
            </w:r>
            <w:r>
              <w:rPr>
                <w:rFonts w:cs="Arial"/>
                <w:b/>
                <w:sz w:val="20"/>
                <w:szCs w:val="20"/>
              </w:rPr>
              <w:t xml:space="preserve">e </w:t>
            </w:r>
            <w:r w:rsidR="002A5F0E">
              <w:rPr>
                <w:rFonts w:cs="Arial"/>
                <w:b/>
                <w:sz w:val="20"/>
                <w:szCs w:val="20"/>
              </w:rPr>
              <w:t>aciona</w:t>
            </w:r>
            <w:r>
              <w:rPr>
                <w:rFonts w:cs="Arial"/>
                <w:b/>
                <w:sz w:val="20"/>
                <w:szCs w:val="20"/>
              </w:rPr>
              <w:t xml:space="preserve"> o botão </w:t>
            </w:r>
            <w:r w:rsidR="002A5F0E">
              <w:rPr>
                <w:rFonts w:cs="Arial"/>
                <w:b/>
                <w:sz w:val="20"/>
                <w:szCs w:val="20"/>
              </w:rPr>
              <w:t>Visualizar Denúncia</w:t>
            </w:r>
            <w:r>
              <w:rPr>
                <w:rFonts w:cs="Arial"/>
                <w:b/>
                <w:sz w:val="20"/>
                <w:szCs w:val="20"/>
              </w:rPr>
              <w:t>. (FA001)</w:t>
            </w:r>
            <w:r w:rsidR="009E4286">
              <w:rPr>
                <w:rFonts w:cs="Arial"/>
                <w:b/>
                <w:sz w:val="20"/>
                <w:szCs w:val="20"/>
              </w:rPr>
              <w:t xml:space="preserve"> (FA002)</w:t>
            </w:r>
          </w:p>
        </w:tc>
        <w:tc>
          <w:tcPr>
            <w:tcW w:w="6098" w:type="dxa"/>
            <w:tcBorders>
              <w:bottom w:val="single" w:sz="4" w:space="0" w:color="000000"/>
              <w:right w:val="single" w:sz="4" w:space="0" w:color="000000"/>
            </w:tcBorders>
            <w:shd w:val="clear" w:color="auto" w:fill="auto"/>
          </w:tcPr>
          <w:p w14:paraId="0ADC2112"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5906C43A" w14:textId="77777777" w:rsidTr="00A342C9">
        <w:tc>
          <w:tcPr>
            <w:tcW w:w="2865" w:type="dxa"/>
            <w:tcBorders>
              <w:left w:val="single" w:sz="4" w:space="0" w:color="000000"/>
              <w:bottom w:val="single" w:sz="4" w:space="0" w:color="000000"/>
            </w:tcBorders>
            <w:shd w:val="clear" w:color="auto" w:fill="auto"/>
          </w:tcPr>
          <w:p w14:paraId="646691D4"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4DF55D3D" w14:textId="77777777" w:rsidR="00A342C9" w:rsidRPr="009300FF" w:rsidRDefault="002A5F0E" w:rsidP="00A342C9">
            <w:pPr>
              <w:snapToGrid w:val="0"/>
              <w:spacing w:line="240" w:lineRule="auto"/>
              <w:rPr>
                <w:rFonts w:cs="Arial"/>
                <w:b/>
                <w:sz w:val="20"/>
                <w:szCs w:val="20"/>
              </w:rPr>
            </w:pPr>
            <w:r>
              <w:rPr>
                <w:rFonts w:cs="Arial"/>
                <w:b/>
                <w:sz w:val="20"/>
                <w:szCs w:val="20"/>
              </w:rPr>
              <w:t>Sistema exibe modal com os dados do item cadastrado, com os botões Aprovar Denúncia e Recusar Denúncia.</w:t>
            </w:r>
            <w:r w:rsidR="009E4286">
              <w:rPr>
                <w:rFonts w:cs="Arial"/>
                <w:b/>
                <w:sz w:val="20"/>
                <w:szCs w:val="20"/>
              </w:rPr>
              <w:t xml:space="preserve"> (FA001) (FA002)</w:t>
            </w:r>
          </w:p>
        </w:tc>
      </w:tr>
      <w:tr w:rsidR="00A342C9" w:rsidRPr="009300FF" w14:paraId="69BF8718" w14:textId="77777777" w:rsidTr="00A342C9">
        <w:tc>
          <w:tcPr>
            <w:tcW w:w="2865" w:type="dxa"/>
            <w:tcBorders>
              <w:left w:val="single" w:sz="4" w:space="0" w:color="000000"/>
            </w:tcBorders>
            <w:shd w:val="clear" w:color="auto" w:fill="D9D9D9"/>
          </w:tcPr>
          <w:p w14:paraId="73A2C174" w14:textId="77777777" w:rsidR="00A342C9" w:rsidRPr="009300FF" w:rsidRDefault="00A342C9"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45E47DEB" w14:textId="77777777" w:rsidR="00A342C9" w:rsidRPr="009300FF" w:rsidRDefault="00A342C9" w:rsidP="00A342C9">
            <w:pPr>
              <w:snapToGrid w:val="0"/>
              <w:spacing w:line="240" w:lineRule="auto"/>
              <w:rPr>
                <w:rFonts w:cs="Arial"/>
                <w:b/>
                <w:sz w:val="20"/>
                <w:szCs w:val="20"/>
              </w:rPr>
            </w:pPr>
          </w:p>
        </w:tc>
      </w:tr>
      <w:tr w:rsidR="00A342C9" w:rsidRPr="009300FF" w14:paraId="782CB19A" w14:textId="77777777" w:rsidTr="00A342C9">
        <w:tc>
          <w:tcPr>
            <w:tcW w:w="2865" w:type="dxa"/>
            <w:tcBorders>
              <w:left w:val="single" w:sz="4" w:space="0" w:color="000000"/>
            </w:tcBorders>
            <w:shd w:val="clear" w:color="auto" w:fill="D9D9D9"/>
          </w:tcPr>
          <w:p w14:paraId="73AEA50B" w14:textId="77777777" w:rsidR="00A342C9" w:rsidRPr="009300FF" w:rsidRDefault="00A342C9" w:rsidP="00A342C9">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0DFE8478" w14:textId="77777777" w:rsidR="00A342C9" w:rsidRPr="009300FF" w:rsidRDefault="00A342C9" w:rsidP="002A5F0E">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2A5F0E">
              <w:rPr>
                <w:rFonts w:cs="Arial"/>
                <w:b/>
                <w:sz w:val="20"/>
                <w:szCs w:val="20"/>
              </w:rPr>
              <w:t>Denúncia Aprovada</w:t>
            </w:r>
            <w:r w:rsidRPr="009300FF">
              <w:rPr>
                <w:rFonts w:cs="Arial"/>
                <w:b/>
                <w:sz w:val="20"/>
                <w:szCs w:val="20"/>
              </w:rPr>
              <w:t>.</w:t>
            </w:r>
          </w:p>
        </w:tc>
      </w:tr>
      <w:tr w:rsidR="00A342C9" w:rsidRPr="009300FF" w14:paraId="5384E3FA" w14:textId="77777777" w:rsidTr="00A342C9">
        <w:tc>
          <w:tcPr>
            <w:tcW w:w="2865" w:type="dxa"/>
            <w:tcBorders>
              <w:left w:val="single" w:sz="4" w:space="0" w:color="000000"/>
            </w:tcBorders>
            <w:shd w:val="clear" w:color="auto" w:fill="D9D9D9"/>
          </w:tcPr>
          <w:p w14:paraId="65A6621F" w14:textId="77777777" w:rsidR="00A342C9" w:rsidRPr="009300FF" w:rsidRDefault="00A342C9"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3B0F1ECC" w14:textId="77777777" w:rsidR="00A342C9" w:rsidRDefault="00A342C9" w:rsidP="00A342C9">
            <w:pPr>
              <w:snapToGrid w:val="0"/>
              <w:spacing w:line="240" w:lineRule="auto"/>
              <w:rPr>
                <w:rFonts w:cs="Arial"/>
                <w:b/>
                <w:sz w:val="20"/>
                <w:szCs w:val="20"/>
              </w:rPr>
            </w:pPr>
          </w:p>
          <w:p w14:paraId="4E1D424A" w14:textId="77777777" w:rsidR="00A342C9" w:rsidRPr="009300FF" w:rsidRDefault="00A342C9" w:rsidP="002A5F0E">
            <w:pPr>
              <w:snapToGrid w:val="0"/>
              <w:spacing w:line="240" w:lineRule="auto"/>
              <w:rPr>
                <w:rFonts w:cs="Arial"/>
                <w:b/>
                <w:sz w:val="20"/>
                <w:szCs w:val="20"/>
              </w:rPr>
            </w:pPr>
            <w:r>
              <w:rPr>
                <w:rFonts w:cs="Arial"/>
                <w:b/>
                <w:sz w:val="20"/>
                <w:szCs w:val="20"/>
              </w:rPr>
              <w:t xml:space="preserve">MSG002 – </w:t>
            </w:r>
            <w:r w:rsidR="002A5F0E">
              <w:rPr>
                <w:rFonts w:cs="Arial"/>
                <w:b/>
                <w:sz w:val="20"/>
                <w:szCs w:val="20"/>
              </w:rPr>
              <w:t>Denúncia</w:t>
            </w:r>
            <w:r>
              <w:rPr>
                <w:rFonts w:cs="Arial"/>
                <w:b/>
                <w:sz w:val="20"/>
                <w:szCs w:val="20"/>
              </w:rPr>
              <w:t xml:space="preserve"> </w:t>
            </w:r>
            <w:r w:rsidR="002A5F0E">
              <w:rPr>
                <w:rFonts w:cs="Arial"/>
                <w:b/>
                <w:sz w:val="20"/>
                <w:szCs w:val="20"/>
              </w:rPr>
              <w:t>Recusada</w:t>
            </w:r>
            <w:r>
              <w:rPr>
                <w:rFonts w:cs="Arial"/>
                <w:b/>
                <w:sz w:val="20"/>
                <w:szCs w:val="20"/>
              </w:rPr>
              <w:t>.</w:t>
            </w:r>
          </w:p>
        </w:tc>
      </w:tr>
      <w:tr w:rsidR="00A342C9" w:rsidRPr="009300FF" w14:paraId="48CD26F7" w14:textId="77777777" w:rsidTr="00A342C9">
        <w:tc>
          <w:tcPr>
            <w:tcW w:w="2865" w:type="dxa"/>
            <w:tcBorders>
              <w:left w:val="single" w:sz="4" w:space="0" w:color="auto"/>
              <w:bottom w:val="single" w:sz="4" w:space="0" w:color="000000"/>
            </w:tcBorders>
            <w:shd w:val="clear" w:color="auto" w:fill="D9D9D9"/>
          </w:tcPr>
          <w:p w14:paraId="2C2AD885" w14:textId="77777777" w:rsidR="00A342C9" w:rsidRPr="009300FF" w:rsidRDefault="00A342C9"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2C132F9" w14:textId="77777777" w:rsidR="00A342C9" w:rsidRPr="009300FF" w:rsidRDefault="00A342C9" w:rsidP="00A342C9">
            <w:pPr>
              <w:snapToGrid w:val="0"/>
              <w:spacing w:line="240" w:lineRule="auto"/>
              <w:rPr>
                <w:rFonts w:cs="Arial"/>
                <w:b/>
                <w:sz w:val="20"/>
                <w:szCs w:val="20"/>
              </w:rPr>
            </w:pPr>
          </w:p>
        </w:tc>
      </w:tr>
      <w:tr w:rsidR="00A342C9" w:rsidRPr="009300FF" w14:paraId="6EC82EB5" w14:textId="77777777" w:rsidTr="00A342C9">
        <w:tc>
          <w:tcPr>
            <w:tcW w:w="2865" w:type="dxa"/>
            <w:tcBorders>
              <w:left w:val="single" w:sz="4" w:space="0" w:color="auto"/>
              <w:bottom w:val="single" w:sz="4" w:space="0" w:color="000000"/>
            </w:tcBorders>
            <w:shd w:val="clear" w:color="auto" w:fill="D9D9D9"/>
          </w:tcPr>
          <w:p w14:paraId="015CA788" w14:textId="77777777" w:rsidR="00A342C9" w:rsidRPr="009300FF" w:rsidRDefault="00A342C9" w:rsidP="00A342C9">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Recusar</w:t>
            </w:r>
            <w:r w:rsidR="002A5F0E">
              <w:rPr>
                <w:rFonts w:cs="Arial"/>
                <w:b/>
                <w:sz w:val="20"/>
                <w:szCs w:val="20"/>
              </w:rPr>
              <w:t xml:space="preserve"> Denúncia</w:t>
            </w:r>
          </w:p>
        </w:tc>
        <w:tc>
          <w:tcPr>
            <w:tcW w:w="6098" w:type="dxa"/>
            <w:tcBorders>
              <w:bottom w:val="single" w:sz="4" w:space="0" w:color="000000"/>
              <w:right w:val="single" w:sz="4" w:space="0" w:color="000000"/>
            </w:tcBorders>
            <w:shd w:val="clear" w:color="auto" w:fill="auto"/>
          </w:tcPr>
          <w:p w14:paraId="5A93AFB2" w14:textId="77777777" w:rsidR="00A342C9" w:rsidRPr="009300FF" w:rsidRDefault="00A342C9" w:rsidP="00A342C9">
            <w:pPr>
              <w:snapToGrid w:val="0"/>
              <w:spacing w:line="240" w:lineRule="auto"/>
              <w:rPr>
                <w:rFonts w:cs="Arial"/>
                <w:b/>
                <w:sz w:val="20"/>
                <w:szCs w:val="20"/>
              </w:rPr>
            </w:pPr>
          </w:p>
        </w:tc>
      </w:tr>
      <w:tr w:rsidR="00A342C9" w:rsidRPr="009300FF" w14:paraId="72CD3583" w14:textId="77777777" w:rsidTr="00A342C9">
        <w:tc>
          <w:tcPr>
            <w:tcW w:w="2865" w:type="dxa"/>
            <w:tcBorders>
              <w:left w:val="single" w:sz="4" w:space="0" w:color="auto"/>
              <w:bottom w:val="single" w:sz="4" w:space="0" w:color="000000"/>
            </w:tcBorders>
            <w:shd w:val="clear" w:color="auto" w:fill="D9D9D9"/>
          </w:tcPr>
          <w:p w14:paraId="10B4C267"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192AB95" w14:textId="77777777" w:rsidR="00A342C9" w:rsidRPr="009300FF" w:rsidRDefault="00A342C9" w:rsidP="00A342C9">
            <w:pPr>
              <w:snapToGrid w:val="0"/>
              <w:spacing w:line="240" w:lineRule="auto"/>
              <w:rPr>
                <w:rFonts w:cs="Arial"/>
                <w:b/>
                <w:sz w:val="20"/>
                <w:szCs w:val="20"/>
              </w:rPr>
            </w:pPr>
            <w:r w:rsidRPr="009300FF">
              <w:rPr>
                <w:rFonts w:cs="Arial"/>
                <w:b/>
                <w:sz w:val="20"/>
                <w:szCs w:val="20"/>
              </w:rPr>
              <w:t>Ações do sistema</w:t>
            </w:r>
          </w:p>
        </w:tc>
      </w:tr>
      <w:tr w:rsidR="00A342C9" w:rsidRPr="009300FF" w14:paraId="0228F8F0" w14:textId="77777777" w:rsidTr="00A342C9">
        <w:tc>
          <w:tcPr>
            <w:tcW w:w="2865" w:type="dxa"/>
            <w:tcBorders>
              <w:left w:val="single" w:sz="4" w:space="0" w:color="auto"/>
              <w:bottom w:val="single" w:sz="4" w:space="0" w:color="000000"/>
            </w:tcBorders>
          </w:tcPr>
          <w:p w14:paraId="458AE03F" w14:textId="77777777" w:rsidR="00A342C9" w:rsidRPr="009300FF" w:rsidRDefault="00A342C9" w:rsidP="00A342C9">
            <w:pPr>
              <w:snapToGrid w:val="0"/>
              <w:spacing w:line="240" w:lineRule="auto"/>
              <w:rPr>
                <w:rFonts w:cs="Arial"/>
                <w:b/>
                <w:sz w:val="20"/>
                <w:szCs w:val="20"/>
              </w:rPr>
            </w:pPr>
            <w:r>
              <w:rPr>
                <w:rFonts w:cs="Arial"/>
                <w:b/>
                <w:sz w:val="20"/>
                <w:szCs w:val="20"/>
              </w:rPr>
              <w:t>Ator aciona o botão Recusar</w:t>
            </w:r>
            <w:r w:rsidR="002A5F0E">
              <w:rPr>
                <w:rFonts w:cs="Arial"/>
                <w:b/>
                <w:sz w:val="20"/>
                <w:szCs w:val="20"/>
              </w:rPr>
              <w:t xml:space="preserve"> Denúncia;</w:t>
            </w:r>
          </w:p>
        </w:tc>
        <w:tc>
          <w:tcPr>
            <w:tcW w:w="6098" w:type="dxa"/>
            <w:tcBorders>
              <w:bottom w:val="single" w:sz="4" w:space="0" w:color="000000"/>
              <w:right w:val="single" w:sz="4" w:space="0" w:color="000000"/>
            </w:tcBorders>
            <w:shd w:val="clear" w:color="auto" w:fill="auto"/>
          </w:tcPr>
          <w:p w14:paraId="7BC9A76D" w14:textId="77777777" w:rsidR="00A342C9" w:rsidRPr="009300FF" w:rsidRDefault="00A342C9" w:rsidP="00A342C9">
            <w:pPr>
              <w:snapToGrid w:val="0"/>
              <w:spacing w:line="240" w:lineRule="auto"/>
              <w:rPr>
                <w:rFonts w:cs="Arial"/>
                <w:b/>
                <w:sz w:val="20"/>
                <w:szCs w:val="20"/>
              </w:rPr>
            </w:pPr>
            <w:r w:rsidRPr="009300FF">
              <w:rPr>
                <w:rFonts w:cs="Arial"/>
                <w:b/>
                <w:sz w:val="20"/>
                <w:szCs w:val="20"/>
              </w:rPr>
              <w:t>-</w:t>
            </w:r>
          </w:p>
        </w:tc>
      </w:tr>
      <w:tr w:rsidR="00A342C9" w:rsidRPr="009300FF" w14:paraId="30D16D2D" w14:textId="77777777" w:rsidTr="00A342C9">
        <w:tc>
          <w:tcPr>
            <w:tcW w:w="2865" w:type="dxa"/>
            <w:tcBorders>
              <w:left w:val="single" w:sz="4" w:space="0" w:color="auto"/>
              <w:bottom w:val="single" w:sz="4" w:space="0" w:color="000000"/>
            </w:tcBorders>
          </w:tcPr>
          <w:p w14:paraId="78E2B7DF" w14:textId="77777777" w:rsidR="00A342C9" w:rsidRPr="009300FF" w:rsidRDefault="00A342C9"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CB4D80E" w14:textId="1D107544" w:rsidR="00A342C9" w:rsidRPr="009300FF" w:rsidRDefault="002A5F0E" w:rsidP="008A6F1B">
            <w:pPr>
              <w:snapToGrid w:val="0"/>
              <w:spacing w:line="240" w:lineRule="auto"/>
              <w:rPr>
                <w:rFonts w:cs="Arial"/>
                <w:b/>
                <w:sz w:val="20"/>
                <w:szCs w:val="20"/>
              </w:rPr>
            </w:pPr>
            <w:r>
              <w:rPr>
                <w:rFonts w:cs="Arial"/>
                <w:b/>
                <w:sz w:val="20"/>
                <w:szCs w:val="20"/>
              </w:rPr>
              <w:t>Sistema modifica situação da encomenda</w:t>
            </w:r>
            <w:r w:rsidR="006D6421">
              <w:rPr>
                <w:rFonts w:cs="Arial"/>
                <w:b/>
                <w:sz w:val="20"/>
                <w:szCs w:val="20"/>
              </w:rPr>
              <w:t xml:space="preserve"> para ‘0</w:t>
            </w:r>
            <w:r>
              <w:rPr>
                <w:rFonts w:cs="Arial"/>
                <w:b/>
                <w:sz w:val="20"/>
                <w:szCs w:val="20"/>
              </w:rPr>
              <w:t>’ –</w:t>
            </w:r>
            <w:r w:rsidR="00AA5E11">
              <w:rPr>
                <w:rFonts w:cs="Arial"/>
                <w:b/>
                <w:sz w:val="20"/>
                <w:szCs w:val="20"/>
              </w:rPr>
              <w:t xml:space="preserve"> </w:t>
            </w:r>
            <w:r w:rsidR="006D6421">
              <w:rPr>
                <w:rFonts w:cs="Arial"/>
                <w:b/>
                <w:sz w:val="20"/>
                <w:szCs w:val="20"/>
              </w:rPr>
              <w:t>Item Normal</w:t>
            </w:r>
            <w:r>
              <w:rPr>
                <w:rFonts w:cs="Arial"/>
                <w:b/>
                <w:sz w:val="20"/>
                <w:szCs w:val="20"/>
              </w:rPr>
              <w:t xml:space="preserve">, em seguida </w:t>
            </w:r>
            <w:r w:rsidR="008A6F1B">
              <w:rPr>
                <w:rFonts w:cs="Arial"/>
                <w:b/>
                <w:sz w:val="20"/>
                <w:szCs w:val="20"/>
              </w:rPr>
              <w:t>registra a ação</w:t>
            </w:r>
            <w:r>
              <w:rPr>
                <w:rFonts w:cs="Arial"/>
                <w:b/>
                <w:sz w:val="20"/>
                <w:szCs w:val="20"/>
              </w:rPr>
              <w:t xml:space="preserve"> com os seguintes dados: I</w:t>
            </w:r>
            <w:r w:rsidR="008A6F1B">
              <w:rPr>
                <w:rFonts w:cs="Arial"/>
                <w:b/>
                <w:sz w:val="20"/>
                <w:szCs w:val="20"/>
              </w:rPr>
              <w:t>dentificador</w:t>
            </w:r>
            <w:r>
              <w:rPr>
                <w:rFonts w:cs="Arial"/>
                <w:b/>
                <w:sz w:val="20"/>
                <w:szCs w:val="20"/>
              </w:rPr>
              <w:t xml:space="preserve"> do item denunciado</w:t>
            </w:r>
            <w:r w:rsidR="00AA5E11">
              <w:rPr>
                <w:rFonts w:cs="Arial"/>
                <w:b/>
                <w:sz w:val="20"/>
                <w:szCs w:val="20"/>
              </w:rPr>
              <w:t>, data</w:t>
            </w:r>
            <w:r>
              <w:rPr>
                <w:rFonts w:cs="Arial"/>
                <w:b/>
                <w:sz w:val="20"/>
                <w:szCs w:val="20"/>
              </w:rPr>
              <w:t xml:space="preserve"> de criação com a data atual, </w:t>
            </w:r>
            <w:r w:rsidR="008A6F1B">
              <w:rPr>
                <w:rFonts w:cs="Arial"/>
                <w:b/>
                <w:sz w:val="20"/>
                <w:szCs w:val="20"/>
              </w:rPr>
              <w:t>descrição da</w:t>
            </w:r>
            <w:r w:rsidR="009E4286">
              <w:rPr>
                <w:rFonts w:cs="Arial"/>
                <w:b/>
                <w:sz w:val="20"/>
                <w:szCs w:val="20"/>
              </w:rPr>
              <w:t xml:space="preserve"> </w:t>
            </w:r>
            <w:r w:rsidR="008A6F1B">
              <w:rPr>
                <w:rFonts w:cs="Arial"/>
                <w:b/>
                <w:sz w:val="20"/>
                <w:szCs w:val="20"/>
              </w:rPr>
              <w:t>ação</w:t>
            </w:r>
            <w:r w:rsidR="009E4286">
              <w:rPr>
                <w:rFonts w:cs="Arial"/>
                <w:b/>
                <w:sz w:val="20"/>
                <w:szCs w:val="20"/>
              </w:rPr>
              <w:t xml:space="preserve"> com “</w:t>
            </w:r>
            <w:r w:rsidR="00FD1E40">
              <w:rPr>
                <w:rFonts w:cs="Arial"/>
                <w:b/>
                <w:sz w:val="20"/>
                <w:szCs w:val="20"/>
              </w:rPr>
              <w:t>Denú</w:t>
            </w:r>
            <w:r w:rsidR="008A6F1B">
              <w:rPr>
                <w:rFonts w:cs="Arial"/>
                <w:b/>
                <w:sz w:val="20"/>
                <w:szCs w:val="20"/>
              </w:rPr>
              <w:t>ncia Recusada” e identificador</w:t>
            </w:r>
            <w:r w:rsidR="009E4286">
              <w:rPr>
                <w:rFonts w:cs="Arial"/>
                <w:b/>
                <w:sz w:val="20"/>
                <w:szCs w:val="20"/>
              </w:rPr>
              <w:t xml:space="preserve"> do Administrador que executou a ação.</w:t>
            </w:r>
            <w:r w:rsidR="00A342C9">
              <w:rPr>
                <w:rFonts w:cs="Arial"/>
                <w:b/>
                <w:sz w:val="20"/>
                <w:szCs w:val="20"/>
              </w:rPr>
              <w:t xml:space="preserve"> </w:t>
            </w:r>
            <w:r w:rsidR="009E4286">
              <w:rPr>
                <w:rFonts w:cs="Arial"/>
                <w:b/>
                <w:sz w:val="20"/>
                <w:szCs w:val="20"/>
              </w:rPr>
              <w:t>L</w:t>
            </w:r>
            <w:r w:rsidR="00A342C9">
              <w:rPr>
                <w:rFonts w:cs="Arial"/>
                <w:b/>
                <w:sz w:val="20"/>
                <w:szCs w:val="20"/>
              </w:rPr>
              <w:t>ogo após</w:t>
            </w:r>
            <w:r w:rsidR="00AA5E11">
              <w:rPr>
                <w:rFonts w:cs="Arial"/>
                <w:b/>
                <w:sz w:val="20"/>
                <w:szCs w:val="20"/>
              </w:rPr>
              <w:t>,</w:t>
            </w:r>
            <w:r w:rsidR="00A342C9">
              <w:rPr>
                <w:rFonts w:cs="Arial"/>
                <w:b/>
                <w:sz w:val="20"/>
                <w:szCs w:val="20"/>
              </w:rPr>
              <w:t xml:space="preserve"> exibe mensagem MSG002.</w:t>
            </w:r>
          </w:p>
        </w:tc>
      </w:tr>
      <w:tr w:rsidR="009E4286" w:rsidRPr="009300FF" w14:paraId="0615E064" w14:textId="77777777" w:rsidTr="00A342C9">
        <w:tc>
          <w:tcPr>
            <w:tcW w:w="2865" w:type="dxa"/>
            <w:tcBorders>
              <w:left w:val="single" w:sz="4" w:space="0" w:color="auto"/>
              <w:bottom w:val="single" w:sz="4" w:space="0" w:color="000000"/>
            </w:tcBorders>
            <w:shd w:val="clear" w:color="auto" w:fill="D9D9D9"/>
          </w:tcPr>
          <w:p w14:paraId="6D5613E3" w14:textId="77777777" w:rsidR="009E4286" w:rsidRPr="009300FF" w:rsidRDefault="009E4286" w:rsidP="009E4286">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Aprovar Denúncia</w:t>
            </w:r>
          </w:p>
        </w:tc>
        <w:tc>
          <w:tcPr>
            <w:tcW w:w="6098" w:type="dxa"/>
            <w:tcBorders>
              <w:bottom w:val="single" w:sz="4" w:space="0" w:color="000000"/>
              <w:right w:val="single" w:sz="4" w:space="0" w:color="000000"/>
            </w:tcBorders>
            <w:shd w:val="clear" w:color="auto" w:fill="auto"/>
          </w:tcPr>
          <w:p w14:paraId="1A45E2AE" w14:textId="77777777" w:rsidR="009E4286" w:rsidRPr="009300FF" w:rsidRDefault="009E4286" w:rsidP="00A342C9">
            <w:pPr>
              <w:snapToGrid w:val="0"/>
              <w:spacing w:line="240" w:lineRule="auto"/>
              <w:rPr>
                <w:rFonts w:cs="Arial"/>
                <w:b/>
                <w:sz w:val="20"/>
                <w:szCs w:val="20"/>
              </w:rPr>
            </w:pPr>
          </w:p>
        </w:tc>
      </w:tr>
      <w:tr w:rsidR="009E4286" w:rsidRPr="009300FF" w14:paraId="7002DE39" w14:textId="77777777" w:rsidTr="00A342C9">
        <w:tc>
          <w:tcPr>
            <w:tcW w:w="2865" w:type="dxa"/>
            <w:tcBorders>
              <w:left w:val="single" w:sz="4" w:space="0" w:color="auto"/>
              <w:bottom w:val="single" w:sz="4" w:space="0" w:color="000000"/>
            </w:tcBorders>
            <w:shd w:val="clear" w:color="auto" w:fill="D9D9D9"/>
          </w:tcPr>
          <w:p w14:paraId="104E1221" w14:textId="77777777" w:rsidR="009E4286" w:rsidRPr="009300FF" w:rsidRDefault="009E4286" w:rsidP="00A342C9">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1E1A3F80" w14:textId="77777777" w:rsidR="009E4286" w:rsidRPr="009300FF" w:rsidRDefault="009E4286" w:rsidP="00A342C9">
            <w:pPr>
              <w:snapToGrid w:val="0"/>
              <w:spacing w:line="240" w:lineRule="auto"/>
              <w:rPr>
                <w:rFonts w:cs="Arial"/>
                <w:b/>
                <w:sz w:val="20"/>
                <w:szCs w:val="20"/>
              </w:rPr>
            </w:pPr>
            <w:r w:rsidRPr="009300FF">
              <w:rPr>
                <w:rFonts w:cs="Arial"/>
                <w:b/>
                <w:sz w:val="20"/>
                <w:szCs w:val="20"/>
              </w:rPr>
              <w:t>Ações do sistema</w:t>
            </w:r>
          </w:p>
        </w:tc>
      </w:tr>
      <w:tr w:rsidR="009E4286" w:rsidRPr="009300FF" w14:paraId="19A4D8B0" w14:textId="77777777" w:rsidTr="00A342C9">
        <w:tc>
          <w:tcPr>
            <w:tcW w:w="2865" w:type="dxa"/>
            <w:tcBorders>
              <w:left w:val="single" w:sz="4" w:space="0" w:color="000000"/>
            </w:tcBorders>
            <w:shd w:val="clear" w:color="auto" w:fill="D9D9D9"/>
          </w:tcPr>
          <w:p w14:paraId="391430E9" w14:textId="77777777" w:rsidR="009E4286" w:rsidRPr="009300FF" w:rsidRDefault="009E4286" w:rsidP="006D6421">
            <w:pPr>
              <w:snapToGrid w:val="0"/>
              <w:spacing w:line="240" w:lineRule="auto"/>
              <w:rPr>
                <w:rFonts w:cs="Arial"/>
                <w:b/>
                <w:sz w:val="20"/>
                <w:szCs w:val="20"/>
              </w:rPr>
            </w:pPr>
            <w:r>
              <w:rPr>
                <w:rFonts w:cs="Arial"/>
                <w:b/>
                <w:sz w:val="20"/>
                <w:szCs w:val="20"/>
              </w:rPr>
              <w:lastRenderedPageBreak/>
              <w:t xml:space="preserve">Ator aciona o botão </w:t>
            </w:r>
            <w:r w:rsidR="006D6421">
              <w:rPr>
                <w:rFonts w:cs="Arial"/>
                <w:b/>
                <w:sz w:val="20"/>
                <w:szCs w:val="20"/>
              </w:rPr>
              <w:t>Aprovar</w:t>
            </w:r>
            <w:r>
              <w:rPr>
                <w:rFonts w:cs="Arial"/>
                <w:b/>
                <w:sz w:val="20"/>
                <w:szCs w:val="20"/>
              </w:rPr>
              <w:t xml:space="preserve"> Denúncia;</w:t>
            </w:r>
          </w:p>
        </w:tc>
        <w:tc>
          <w:tcPr>
            <w:tcW w:w="6098" w:type="dxa"/>
            <w:tcBorders>
              <w:right w:val="single" w:sz="4" w:space="0" w:color="000000"/>
            </w:tcBorders>
            <w:shd w:val="clear" w:color="auto" w:fill="auto"/>
          </w:tcPr>
          <w:p w14:paraId="56A52C64" w14:textId="77777777" w:rsidR="009E4286" w:rsidRPr="009300FF" w:rsidRDefault="009E4286" w:rsidP="00A342C9">
            <w:pPr>
              <w:snapToGrid w:val="0"/>
              <w:spacing w:line="240" w:lineRule="auto"/>
              <w:rPr>
                <w:rFonts w:cs="Arial"/>
                <w:b/>
                <w:sz w:val="20"/>
                <w:szCs w:val="20"/>
              </w:rPr>
            </w:pPr>
            <w:r w:rsidRPr="009300FF">
              <w:rPr>
                <w:rFonts w:cs="Arial"/>
                <w:b/>
                <w:sz w:val="20"/>
                <w:szCs w:val="20"/>
              </w:rPr>
              <w:t>-</w:t>
            </w:r>
          </w:p>
        </w:tc>
      </w:tr>
      <w:tr w:rsidR="009E4286" w:rsidRPr="009300FF" w14:paraId="76F73014" w14:textId="77777777" w:rsidTr="00A342C9">
        <w:tc>
          <w:tcPr>
            <w:tcW w:w="2865" w:type="dxa"/>
            <w:tcBorders>
              <w:left w:val="single" w:sz="4" w:space="0" w:color="000000"/>
            </w:tcBorders>
            <w:shd w:val="clear" w:color="auto" w:fill="D9D9D9"/>
          </w:tcPr>
          <w:p w14:paraId="6419A20A" w14:textId="77777777" w:rsidR="009E4286" w:rsidRPr="009300FF" w:rsidRDefault="009E4286" w:rsidP="00A342C9">
            <w:pPr>
              <w:snapToGrid w:val="0"/>
              <w:spacing w:line="240" w:lineRule="auto"/>
              <w:rPr>
                <w:rFonts w:cs="Arial"/>
                <w:b/>
                <w:sz w:val="20"/>
                <w:szCs w:val="20"/>
              </w:rPr>
            </w:pPr>
          </w:p>
        </w:tc>
        <w:tc>
          <w:tcPr>
            <w:tcW w:w="6098" w:type="dxa"/>
            <w:tcBorders>
              <w:right w:val="single" w:sz="4" w:space="0" w:color="000000"/>
            </w:tcBorders>
            <w:shd w:val="clear" w:color="auto" w:fill="auto"/>
          </w:tcPr>
          <w:p w14:paraId="466A4C20" w14:textId="6148FDCD" w:rsidR="009E4286" w:rsidRPr="009300FF" w:rsidRDefault="009E4286" w:rsidP="006F1CE2">
            <w:pPr>
              <w:snapToGrid w:val="0"/>
              <w:spacing w:line="240" w:lineRule="auto"/>
              <w:rPr>
                <w:rFonts w:cs="Arial"/>
                <w:b/>
                <w:sz w:val="20"/>
                <w:szCs w:val="20"/>
              </w:rPr>
            </w:pPr>
            <w:r>
              <w:rPr>
                <w:rFonts w:cs="Arial"/>
                <w:b/>
                <w:sz w:val="20"/>
                <w:szCs w:val="20"/>
              </w:rPr>
              <w:t>Sistema modifica situação da encomenda</w:t>
            </w:r>
            <w:r w:rsidR="006D6421">
              <w:rPr>
                <w:rFonts w:cs="Arial"/>
                <w:b/>
                <w:sz w:val="20"/>
                <w:szCs w:val="20"/>
              </w:rPr>
              <w:t xml:space="preserve"> para ‘3</w:t>
            </w:r>
            <w:r>
              <w:rPr>
                <w:rFonts w:cs="Arial"/>
                <w:b/>
                <w:sz w:val="20"/>
                <w:szCs w:val="20"/>
              </w:rPr>
              <w:t xml:space="preserve">’ – </w:t>
            </w:r>
            <w:r w:rsidR="006D6421">
              <w:rPr>
                <w:rFonts w:cs="Arial"/>
                <w:b/>
                <w:sz w:val="20"/>
                <w:szCs w:val="20"/>
              </w:rPr>
              <w:t>Denúncia Aprovada</w:t>
            </w:r>
            <w:r>
              <w:rPr>
                <w:rFonts w:cs="Arial"/>
                <w:b/>
                <w:sz w:val="20"/>
                <w:szCs w:val="20"/>
              </w:rPr>
              <w:t xml:space="preserve">, em seguida </w:t>
            </w:r>
            <w:r w:rsidR="006F1CE2">
              <w:rPr>
                <w:rFonts w:cs="Arial"/>
                <w:b/>
                <w:sz w:val="20"/>
                <w:szCs w:val="20"/>
              </w:rPr>
              <w:t>registra ação</w:t>
            </w:r>
            <w:r>
              <w:rPr>
                <w:rFonts w:cs="Arial"/>
                <w:b/>
                <w:sz w:val="20"/>
                <w:szCs w:val="20"/>
              </w:rPr>
              <w:t xml:space="preserve"> com os seguintes dados: </w:t>
            </w:r>
            <w:r w:rsidR="006F1CE2">
              <w:rPr>
                <w:rFonts w:cs="Arial"/>
                <w:b/>
                <w:sz w:val="20"/>
                <w:szCs w:val="20"/>
              </w:rPr>
              <w:t>Identificador</w:t>
            </w:r>
            <w:r>
              <w:rPr>
                <w:rFonts w:cs="Arial"/>
                <w:b/>
                <w:sz w:val="20"/>
                <w:szCs w:val="20"/>
              </w:rPr>
              <w:t xml:space="preserve"> do item denunciado, data de criação com a data atual, descrição d</w:t>
            </w:r>
            <w:r w:rsidR="006F1CE2">
              <w:rPr>
                <w:rFonts w:cs="Arial"/>
                <w:b/>
                <w:sz w:val="20"/>
                <w:szCs w:val="20"/>
              </w:rPr>
              <w:t>a ação</w:t>
            </w:r>
            <w:r>
              <w:rPr>
                <w:rFonts w:cs="Arial"/>
                <w:b/>
                <w:sz w:val="20"/>
                <w:szCs w:val="20"/>
              </w:rPr>
              <w:t xml:space="preserve"> com “</w:t>
            </w:r>
            <w:r w:rsidR="00FD1E40">
              <w:rPr>
                <w:rFonts w:cs="Arial"/>
                <w:b/>
                <w:sz w:val="20"/>
                <w:szCs w:val="20"/>
              </w:rPr>
              <w:t>Denú</w:t>
            </w:r>
            <w:r>
              <w:rPr>
                <w:rFonts w:cs="Arial"/>
                <w:b/>
                <w:sz w:val="20"/>
                <w:szCs w:val="20"/>
              </w:rPr>
              <w:t xml:space="preserve">ncia </w:t>
            </w:r>
            <w:r w:rsidR="006D6421">
              <w:rPr>
                <w:rFonts w:cs="Arial"/>
                <w:b/>
                <w:sz w:val="20"/>
                <w:szCs w:val="20"/>
              </w:rPr>
              <w:t>Aprovada</w:t>
            </w:r>
            <w:r w:rsidR="006F1CE2">
              <w:rPr>
                <w:rFonts w:cs="Arial"/>
                <w:b/>
                <w:sz w:val="20"/>
                <w:szCs w:val="20"/>
              </w:rPr>
              <w:t>” e identificador</w:t>
            </w:r>
            <w:r>
              <w:rPr>
                <w:rFonts w:cs="Arial"/>
                <w:b/>
                <w:sz w:val="20"/>
                <w:szCs w:val="20"/>
              </w:rPr>
              <w:t xml:space="preserve"> do Administrador que executou a ação. L</w:t>
            </w:r>
            <w:r w:rsidR="00946022">
              <w:rPr>
                <w:rFonts w:cs="Arial"/>
                <w:b/>
                <w:sz w:val="20"/>
                <w:szCs w:val="20"/>
              </w:rPr>
              <w:t>ogo após exibe mensagem MSG001</w:t>
            </w:r>
            <w:r>
              <w:rPr>
                <w:rFonts w:cs="Arial"/>
                <w:b/>
                <w:sz w:val="20"/>
                <w:szCs w:val="20"/>
              </w:rPr>
              <w:t>.</w:t>
            </w:r>
          </w:p>
        </w:tc>
      </w:tr>
      <w:tr w:rsidR="009E4286" w:rsidRPr="009300FF" w14:paraId="60188B9F" w14:textId="77777777" w:rsidTr="00A342C9">
        <w:tc>
          <w:tcPr>
            <w:tcW w:w="2865" w:type="dxa"/>
            <w:tcBorders>
              <w:left w:val="single" w:sz="4" w:space="0" w:color="000000"/>
              <w:bottom w:val="single" w:sz="4" w:space="0" w:color="000000"/>
            </w:tcBorders>
            <w:shd w:val="clear" w:color="auto" w:fill="D9D9D9"/>
          </w:tcPr>
          <w:p w14:paraId="03FC61E9" w14:textId="77777777" w:rsidR="009E4286" w:rsidRPr="009300FF" w:rsidRDefault="009E4286" w:rsidP="00A342C9">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444D7D4" w14:textId="77777777" w:rsidR="009E4286" w:rsidRPr="009300FF" w:rsidRDefault="009E4286" w:rsidP="00A342C9">
            <w:pPr>
              <w:snapToGrid w:val="0"/>
              <w:spacing w:line="240" w:lineRule="auto"/>
              <w:rPr>
                <w:rFonts w:cs="Arial"/>
                <w:b/>
                <w:sz w:val="20"/>
                <w:szCs w:val="20"/>
              </w:rPr>
            </w:pPr>
          </w:p>
        </w:tc>
      </w:tr>
    </w:tbl>
    <w:p w14:paraId="28B14807" w14:textId="601DD0DC" w:rsidR="003D4A1A" w:rsidRDefault="003D4A1A" w:rsidP="006201C4">
      <w:pPr>
        <w:jc w:val="center"/>
        <w:rPr>
          <w:rFonts w:cs="Arial"/>
        </w:rPr>
      </w:pPr>
    </w:p>
    <w:p w14:paraId="3424F249" w14:textId="77777777" w:rsidR="007E5C00" w:rsidRDefault="007E5C00" w:rsidP="006201C4">
      <w:pPr>
        <w:jc w:val="center"/>
        <w:rPr>
          <w:rFonts w:cs="Arial"/>
        </w:rPr>
      </w:pPr>
    </w:p>
    <w:p w14:paraId="086FA7C6" w14:textId="77777777" w:rsidR="007E5C00" w:rsidRDefault="007E5C00" w:rsidP="006201C4">
      <w:pPr>
        <w:jc w:val="center"/>
        <w:rPr>
          <w:rFonts w:cs="Arial"/>
        </w:rPr>
      </w:pPr>
    </w:p>
    <w:p w14:paraId="3E8414D2" w14:textId="77777777" w:rsidR="007E5C00" w:rsidRDefault="007E5C00" w:rsidP="006201C4">
      <w:pPr>
        <w:jc w:val="center"/>
        <w:rPr>
          <w:rFonts w:cs="Arial"/>
        </w:rPr>
      </w:pPr>
    </w:p>
    <w:p w14:paraId="6C1F9779" w14:textId="77777777" w:rsidR="003933AA" w:rsidRPr="009300FF" w:rsidRDefault="003933AA" w:rsidP="003933AA">
      <w:pPr>
        <w:jc w:val="center"/>
        <w:rPr>
          <w:rFonts w:cs="Arial"/>
          <w:b/>
          <w:bCs/>
        </w:rPr>
      </w:pPr>
      <w:r>
        <w:rPr>
          <w:rFonts w:cs="Arial"/>
        </w:rPr>
        <w:t>Tabela 11</w:t>
      </w:r>
      <w:r w:rsidRPr="009300FF">
        <w:rPr>
          <w:rFonts w:cs="Arial"/>
        </w:rPr>
        <w:t xml:space="preserve">: </w:t>
      </w:r>
      <w:r w:rsidR="00825E92">
        <w:rPr>
          <w:rFonts w:cs="Arial"/>
        </w:rPr>
        <w:t xml:space="preserve">Descrição </w:t>
      </w:r>
      <w:r>
        <w:rPr>
          <w:rFonts w:cs="Arial"/>
        </w:rPr>
        <w:t>Gerar Gráfico de Quantidade de Itens cadastrados por período</w:t>
      </w:r>
    </w:p>
    <w:tbl>
      <w:tblPr>
        <w:tblW w:w="0" w:type="auto"/>
        <w:tblInd w:w="167" w:type="dxa"/>
        <w:tblLayout w:type="fixed"/>
        <w:tblLook w:val="0000" w:firstRow="0" w:lastRow="0" w:firstColumn="0" w:lastColumn="0" w:noHBand="0" w:noVBand="0"/>
      </w:tblPr>
      <w:tblGrid>
        <w:gridCol w:w="2865"/>
        <w:gridCol w:w="6098"/>
      </w:tblGrid>
      <w:tr w:rsidR="003933AA" w:rsidRPr="009300FF" w14:paraId="24A595E5" w14:textId="77777777" w:rsidTr="003933AA">
        <w:tc>
          <w:tcPr>
            <w:tcW w:w="2865" w:type="dxa"/>
            <w:tcBorders>
              <w:top w:val="single" w:sz="4" w:space="0" w:color="000000"/>
              <w:left w:val="single" w:sz="4" w:space="0" w:color="000000"/>
              <w:bottom w:val="single" w:sz="4" w:space="0" w:color="000000"/>
            </w:tcBorders>
            <w:shd w:val="clear" w:color="auto" w:fill="D9D9D9"/>
          </w:tcPr>
          <w:p w14:paraId="1302FF56" w14:textId="77777777" w:rsidR="003933AA" w:rsidRPr="009300FF" w:rsidRDefault="003933AA" w:rsidP="003933AA">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750A3BD0" w14:textId="77777777" w:rsidR="003933AA" w:rsidRPr="009300FF" w:rsidRDefault="003933AA" w:rsidP="003933AA">
            <w:pPr>
              <w:snapToGrid w:val="0"/>
              <w:spacing w:line="240" w:lineRule="auto"/>
              <w:rPr>
                <w:rFonts w:cs="Arial"/>
                <w:b/>
                <w:sz w:val="20"/>
                <w:szCs w:val="20"/>
              </w:rPr>
            </w:pPr>
            <w:r>
              <w:rPr>
                <w:rFonts w:cs="Arial"/>
                <w:b/>
                <w:sz w:val="20"/>
                <w:szCs w:val="20"/>
              </w:rPr>
              <w:t>UC011</w:t>
            </w:r>
            <w:r w:rsidRPr="009300FF">
              <w:rPr>
                <w:rFonts w:cs="Arial"/>
                <w:b/>
                <w:sz w:val="20"/>
                <w:szCs w:val="20"/>
              </w:rPr>
              <w:t xml:space="preserve"> – </w:t>
            </w:r>
            <w:r>
              <w:rPr>
                <w:rFonts w:cs="Arial"/>
              </w:rPr>
              <w:t>Gerar Gráfico de Quantidade de Itens cadastrados por período</w:t>
            </w:r>
          </w:p>
        </w:tc>
      </w:tr>
      <w:tr w:rsidR="003933AA" w:rsidRPr="009300FF" w14:paraId="340AD82E" w14:textId="77777777" w:rsidTr="003933AA">
        <w:tc>
          <w:tcPr>
            <w:tcW w:w="2865" w:type="dxa"/>
            <w:tcBorders>
              <w:left w:val="single" w:sz="4" w:space="0" w:color="000000"/>
              <w:bottom w:val="single" w:sz="4" w:space="0" w:color="000000"/>
            </w:tcBorders>
            <w:shd w:val="clear" w:color="auto" w:fill="D9D9D9"/>
          </w:tcPr>
          <w:p w14:paraId="7F744B6D" w14:textId="77777777" w:rsidR="003933AA" w:rsidRPr="009300FF" w:rsidRDefault="003933AA" w:rsidP="003933A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2B7EA19D" w14:textId="77777777" w:rsidR="003933AA" w:rsidRPr="009300FF" w:rsidRDefault="003933AA" w:rsidP="003933AA">
            <w:pPr>
              <w:snapToGrid w:val="0"/>
              <w:spacing w:line="240" w:lineRule="auto"/>
              <w:rPr>
                <w:rFonts w:cs="Arial"/>
                <w:b/>
                <w:sz w:val="20"/>
                <w:szCs w:val="20"/>
              </w:rPr>
            </w:pPr>
          </w:p>
        </w:tc>
      </w:tr>
      <w:tr w:rsidR="003933AA" w:rsidRPr="009300FF" w14:paraId="3CB2C191" w14:textId="77777777" w:rsidTr="003933AA">
        <w:tc>
          <w:tcPr>
            <w:tcW w:w="2865" w:type="dxa"/>
            <w:tcBorders>
              <w:left w:val="single" w:sz="4" w:space="0" w:color="000000"/>
              <w:bottom w:val="single" w:sz="4" w:space="0" w:color="000000"/>
            </w:tcBorders>
            <w:shd w:val="clear" w:color="auto" w:fill="D9D9D9"/>
          </w:tcPr>
          <w:p w14:paraId="1F1435E1" w14:textId="77777777" w:rsidR="003933AA" w:rsidRPr="009300FF" w:rsidRDefault="003933AA" w:rsidP="003933A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563B20E" w14:textId="77777777" w:rsidR="003933AA" w:rsidRPr="009300FF" w:rsidRDefault="003933AA" w:rsidP="003933AA">
            <w:pPr>
              <w:snapToGrid w:val="0"/>
              <w:spacing w:line="240" w:lineRule="auto"/>
              <w:rPr>
                <w:rFonts w:cs="Arial"/>
                <w:b/>
                <w:sz w:val="20"/>
                <w:szCs w:val="20"/>
              </w:rPr>
            </w:pPr>
            <w:r>
              <w:rPr>
                <w:rFonts w:cs="Arial"/>
                <w:b/>
                <w:sz w:val="20"/>
                <w:szCs w:val="20"/>
              </w:rPr>
              <w:t>Administrador</w:t>
            </w:r>
          </w:p>
        </w:tc>
      </w:tr>
      <w:tr w:rsidR="003933AA" w:rsidRPr="009300FF" w14:paraId="505FA762" w14:textId="77777777" w:rsidTr="003933AA">
        <w:tc>
          <w:tcPr>
            <w:tcW w:w="2865" w:type="dxa"/>
            <w:tcBorders>
              <w:left w:val="single" w:sz="4" w:space="0" w:color="000000"/>
              <w:bottom w:val="single" w:sz="4" w:space="0" w:color="000000"/>
            </w:tcBorders>
            <w:shd w:val="clear" w:color="auto" w:fill="D9D9D9"/>
          </w:tcPr>
          <w:p w14:paraId="30B8A288" w14:textId="77777777" w:rsidR="003933AA" w:rsidRPr="009300FF" w:rsidRDefault="003933AA" w:rsidP="003933A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3640007E" w14:textId="77777777" w:rsidR="003933AA" w:rsidRPr="009300FF" w:rsidRDefault="003933AA" w:rsidP="003933AA">
            <w:pPr>
              <w:snapToGrid w:val="0"/>
              <w:spacing w:line="240" w:lineRule="auto"/>
              <w:rPr>
                <w:rFonts w:cs="Arial"/>
                <w:b/>
                <w:sz w:val="20"/>
                <w:szCs w:val="20"/>
              </w:rPr>
            </w:pPr>
          </w:p>
        </w:tc>
      </w:tr>
      <w:tr w:rsidR="003933AA" w:rsidRPr="009300FF" w14:paraId="3688F6EC" w14:textId="77777777" w:rsidTr="003933AA">
        <w:tc>
          <w:tcPr>
            <w:tcW w:w="2865" w:type="dxa"/>
            <w:tcBorders>
              <w:left w:val="single" w:sz="4" w:space="0" w:color="000000"/>
              <w:bottom w:val="single" w:sz="4" w:space="0" w:color="000000"/>
            </w:tcBorders>
            <w:shd w:val="clear" w:color="auto" w:fill="D9D9D9"/>
          </w:tcPr>
          <w:p w14:paraId="00A52AA1" w14:textId="77777777" w:rsidR="003933AA" w:rsidRPr="009300FF" w:rsidRDefault="003933AA" w:rsidP="003933A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5B6115AA" w14:textId="2A420DB2" w:rsidR="003933AA" w:rsidRPr="009300FF" w:rsidRDefault="003933AA" w:rsidP="00AA5E11">
            <w:pPr>
              <w:snapToGrid w:val="0"/>
              <w:spacing w:line="240" w:lineRule="auto"/>
              <w:rPr>
                <w:rFonts w:cs="Arial"/>
                <w:b/>
                <w:sz w:val="20"/>
                <w:szCs w:val="20"/>
              </w:rPr>
            </w:pPr>
            <w:r>
              <w:rPr>
                <w:rFonts w:cs="Arial"/>
                <w:b/>
                <w:sz w:val="20"/>
                <w:szCs w:val="20"/>
              </w:rPr>
              <w:t>Administradores do sistema poderão acessar o menu Gráfico Quantidade de Itens Cadastrados e informar uma data de Inicio e Fim para a pesquisa.</w:t>
            </w:r>
          </w:p>
        </w:tc>
      </w:tr>
      <w:tr w:rsidR="003933AA" w:rsidRPr="009300FF" w14:paraId="3E439212" w14:textId="77777777" w:rsidTr="003933AA">
        <w:tc>
          <w:tcPr>
            <w:tcW w:w="2865" w:type="dxa"/>
            <w:tcBorders>
              <w:left w:val="single" w:sz="4" w:space="0" w:color="000000"/>
              <w:bottom w:val="single" w:sz="4" w:space="0" w:color="000000"/>
            </w:tcBorders>
            <w:shd w:val="clear" w:color="auto" w:fill="D9D9D9"/>
          </w:tcPr>
          <w:p w14:paraId="3F758AB6" w14:textId="77777777" w:rsidR="003933AA" w:rsidRPr="009300FF" w:rsidRDefault="003933AA" w:rsidP="003933A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1B572CD4" w14:textId="77777777" w:rsidR="003933AA" w:rsidRDefault="003933AA" w:rsidP="003933A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7A5F8A24" w14:textId="77777777" w:rsidR="003933AA" w:rsidRPr="009300FF" w:rsidRDefault="003933AA" w:rsidP="003933AA">
            <w:pPr>
              <w:snapToGrid w:val="0"/>
              <w:spacing w:line="240" w:lineRule="auto"/>
              <w:rPr>
                <w:rFonts w:cs="Arial"/>
                <w:b/>
                <w:sz w:val="20"/>
                <w:szCs w:val="20"/>
              </w:rPr>
            </w:pPr>
          </w:p>
        </w:tc>
      </w:tr>
      <w:tr w:rsidR="003933AA" w:rsidRPr="009300FF" w14:paraId="78BAA718" w14:textId="77777777" w:rsidTr="003933AA">
        <w:tc>
          <w:tcPr>
            <w:tcW w:w="2865" w:type="dxa"/>
            <w:tcBorders>
              <w:left w:val="single" w:sz="4" w:space="0" w:color="000000"/>
              <w:bottom w:val="single" w:sz="4" w:space="0" w:color="000000"/>
            </w:tcBorders>
            <w:shd w:val="clear" w:color="auto" w:fill="D9D9D9"/>
          </w:tcPr>
          <w:p w14:paraId="41479448" w14:textId="77777777" w:rsidR="003933AA" w:rsidRPr="009300FF" w:rsidRDefault="003933AA" w:rsidP="003933A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72105C87" w14:textId="77777777" w:rsidR="003933AA" w:rsidRPr="009300FF" w:rsidRDefault="003933AA" w:rsidP="003933AA">
            <w:pPr>
              <w:snapToGrid w:val="0"/>
              <w:spacing w:line="240" w:lineRule="auto"/>
              <w:rPr>
                <w:rFonts w:cs="Arial"/>
                <w:b/>
                <w:sz w:val="20"/>
                <w:szCs w:val="20"/>
              </w:rPr>
            </w:pPr>
          </w:p>
        </w:tc>
      </w:tr>
      <w:tr w:rsidR="003933AA" w:rsidRPr="009300FF" w14:paraId="39196130" w14:textId="77777777" w:rsidTr="003933AA">
        <w:tc>
          <w:tcPr>
            <w:tcW w:w="2865" w:type="dxa"/>
            <w:tcBorders>
              <w:left w:val="single" w:sz="4" w:space="0" w:color="000000"/>
              <w:bottom w:val="single" w:sz="4" w:space="0" w:color="000000"/>
            </w:tcBorders>
            <w:shd w:val="clear" w:color="auto" w:fill="D9D9D9"/>
          </w:tcPr>
          <w:p w14:paraId="2BA92DE5" w14:textId="77777777" w:rsidR="003933AA" w:rsidRPr="009300FF" w:rsidRDefault="003933AA" w:rsidP="003933A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14526C82" w14:textId="77777777" w:rsidR="003933AA" w:rsidRPr="009300FF" w:rsidRDefault="003933AA" w:rsidP="003933AA">
            <w:pPr>
              <w:snapToGrid w:val="0"/>
              <w:spacing w:line="240" w:lineRule="auto"/>
              <w:rPr>
                <w:rFonts w:cs="Arial"/>
                <w:b/>
                <w:sz w:val="20"/>
                <w:szCs w:val="20"/>
              </w:rPr>
            </w:pPr>
            <w:r w:rsidRPr="009300FF">
              <w:rPr>
                <w:rFonts w:cs="Arial"/>
                <w:b/>
                <w:sz w:val="20"/>
                <w:szCs w:val="20"/>
              </w:rPr>
              <w:t>Ações do sistema</w:t>
            </w:r>
          </w:p>
        </w:tc>
      </w:tr>
      <w:tr w:rsidR="003933AA" w:rsidRPr="009300FF" w14:paraId="0E89275E" w14:textId="77777777" w:rsidTr="003933AA">
        <w:tc>
          <w:tcPr>
            <w:tcW w:w="2865" w:type="dxa"/>
            <w:tcBorders>
              <w:left w:val="single" w:sz="4" w:space="0" w:color="000000"/>
              <w:bottom w:val="single" w:sz="4" w:space="0" w:color="000000"/>
            </w:tcBorders>
            <w:shd w:val="clear" w:color="auto" w:fill="auto"/>
          </w:tcPr>
          <w:p w14:paraId="1DB23D7D" w14:textId="77777777" w:rsidR="003933AA" w:rsidRPr="009300FF" w:rsidRDefault="003933AA" w:rsidP="003933AA">
            <w:pPr>
              <w:snapToGrid w:val="0"/>
              <w:spacing w:line="240" w:lineRule="auto"/>
              <w:rPr>
                <w:rFonts w:cs="Arial"/>
                <w:b/>
                <w:sz w:val="20"/>
                <w:szCs w:val="20"/>
              </w:rPr>
            </w:pPr>
            <w:r w:rsidRPr="009300FF">
              <w:rPr>
                <w:rFonts w:cs="Arial"/>
                <w:b/>
                <w:sz w:val="20"/>
                <w:szCs w:val="20"/>
              </w:rPr>
              <w:t xml:space="preserve">Ator acessa a tela de </w:t>
            </w:r>
            <w:r w:rsidR="007E5C00">
              <w:rPr>
                <w:rFonts w:cs="Arial"/>
                <w:b/>
                <w:sz w:val="20"/>
                <w:szCs w:val="20"/>
              </w:rPr>
              <w:t>Gráfico Quantidade de Itens Cadastrados</w:t>
            </w:r>
            <w:r>
              <w:rPr>
                <w:rFonts w:cs="Arial"/>
                <w:b/>
                <w:sz w:val="20"/>
                <w:szCs w:val="20"/>
              </w:rPr>
              <w:t>;</w:t>
            </w:r>
          </w:p>
        </w:tc>
        <w:tc>
          <w:tcPr>
            <w:tcW w:w="6098" w:type="dxa"/>
            <w:tcBorders>
              <w:bottom w:val="single" w:sz="4" w:space="0" w:color="000000"/>
              <w:right w:val="single" w:sz="4" w:space="0" w:color="000000"/>
            </w:tcBorders>
            <w:shd w:val="clear" w:color="auto" w:fill="auto"/>
          </w:tcPr>
          <w:p w14:paraId="59EDB016" w14:textId="77777777" w:rsidR="003933AA" w:rsidRPr="009300FF" w:rsidRDefault="003933AA" w:rsidP="003933AA">
            <w:pPr>
              <w:snapToGrid w:val="0"/>
              <w:spacing w:line="240" w:lineRule="auto"/>
              <w:rPr>
                <w:rFonts w:cs="Arial"/>
                <w:b/>
                <w:sz w:val="20"/>
                <w:szCs w:val="20"/>
              </w:rPr>
            </w:pPr>
            <w:r w:rsidRPr="009300FF">
              <w:rPr>
                <w:rFonts w:cs="Arial"/>
                <w:b/>
                <w:sz w:val="20"/>
                <w:szCs w:val="20"/>
              </w:rPr>
              <w:t>-</w:t>
            </w:r>
          </w:p>
        </w:tc>
      </w:tr>
      <w:tr w:rsidR="003933AA" w:rsidRPr="009300FF" w14:paraId="36396035" w14:textId="77777777" w:rsidTr="003933AA">
        <w:tc>
          <w:tcPr>
            <w:tcW w:w="2865" w:type="dxa"/>
            <w:tcBorders>
              <w:left w:val="single" w:sz="4" w:space="0" w:color="000000"/>
              <w:bottom w:val="single" w:sz="4" w:space="0" w:color="000000"/>
            </w:tcBorders>
            <w:shd w:val="clear" w:color="auto" w:fill="auto"/>
          </w:tcPr>
          <w:p w14:paraId="3EB7FFCA" w14:textId="77777777" w:rsidR="003933AA" w:rsidRPr="009300FF" w:rsidRDefault="003933AA" w:rsidP="003933AA">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3DCBC87" w14:textId="77777777" w:rsidR="003933AA" w:rsidRPr="009300FF" w:rsidRDefault="003933AA" w:rsidP="007E5C00">
            <w:pPr>
              <w:snapToGrid w:val="0"/>
              <w:spacing w:line="240" w:lineRule="auto"/>
              <w:rPr>
                <w:rFonts w:cs="Arial"/>
                <w:b/>
                <w:sz w:val="20"/>
                <w:szCs w:val="20"/>
              </w:rPr>
            </w:pPr>
            <w:r w:rsidRPr="009300FF">
              <w:rPr>
                <w:rFonts w:cs="Arial"/>
                <w:b/>
                <w:sz w:val="20"/>
                <w:szCs w:val="20"/>
              </w:rPr>
              <w:t xml:space="preserve">Sistema exibe </w:t>
            </w:r>
            <w:r w:rsidR="007E5C00">
              <w:rPr>
                <w:rFonts w:cs="Arial"/>
                <w:b/>
                <w:sz w:val="20"/>
                <w:szCs w:val="20"/>
              </w:rPr>
              <w:t>campo de data início e data fim juntamente com botão de Pesquisar.</w:t>
            </w:r>
          </w:p>
        </w:tc>
      </w:tr>
      <w:tr w:rsidR="007E5C00" w:rsidRPr="009300FF" w14:paraId="0D93DE31" w14:textId="77777777" w:rsidTr="003933AA">
        <w:tc>
          <w:tcPr>
            <w:tcW w:w="2865" w:type="dxa"/>
            <w:tcBorders>
              <w:left w:val="single" w:sz="4" w:space="0" w:color="000000"/>
              <w:bottom w:val="single" w:sz="4" w:space="0" w:color="000000"/>
            </w:tcBorders>
            <w:shd w:val="clear" w:color="auto" w:fill="auto"/>
          </w:tcPr>
          <w:p w14:paraId="522CB0F0" w14:textId="43143637" w:rsidR="007E5C00" w:rsidRDefault="008314C4" w:rsidP="003933AA">
            <w:pPr>
              <w:snapToGrid w:val="0"/>
              <w:spacing w:line="240" w:lineRule="auto"/>
              <w:rPr>
                <w:rFonts w:cs="Arial"/>
                <w:b/>
                <w:sz w:val="20"/>
                <w:szCs w:val="20"/>
              </w:rPr>
            </w:pPr>
            <w:r>
              <w:rPr>
                <w:rFonts w:cs="Arial"/>
                <w:b/>
                <w:sz w:val="20"/>
                <w:szCs w:val="20"/>
              </w:rPr>
              <w:t>Ator</w:t>
            </w:r>
            <w:r w:rsidR="007E5C00">
              <w:rPr>
                <w:rFonts w:cs="Arial"/>
                <w:b/>
                <w:sz w:val="20"/>
                <w:szCs w:val="20"/>
              </w:rPr>
              <w:t xml:space="preserve"> preenche todos os campos e aciona o botão pesquisar;</w:t>
            </w:r>
            <w:r w:rsidR="00AA5E11">
              <w:rPr>
                <w:rFonts w:cs="Arial"/>
                <w:b/>
                <w:sz w:val="20"/>
                <w:szCs w:val="20"/>
              </w:rPr>
              <w:t xml:space="preserve"> </w:t>
            </w:r>
            <w:r w:rsidR="00A40B3A">
              <w:rPr>
                <w:rFonts w:cs="Arial"/>
                <w:b/>
                <w:sz w:val="20"/>
                <w:szCs w:val="20"/>
              </w:rPr>
              <w:t>(FE001)</w:t>
            </w:r>
          </w:p>
        </w:tc>
        <w:tc>
          <w:tcPr>
            <w:tcW w:w="6098" w:type="dxa"/>
            <w:tcBorders>
              <w:bottom w:val="single" w:sz="4" w:space="0" w:color="000000"/>
              <w:right w:val="single" w:sz="4" w:space="0" w:color="000000"/>
            </w:tcBorders>
            <w:shd w:val="clear" w:color="auto" w:fill="auto"/>
          </w:tcPr>
          <w:p w14:paraId="178CBF4E" w14:textId="77777777" w:rsidR="007E5C00" w:rsidRPr="009300FF" w:rsidRDefault="007E5C00" w:rsidP="003933AA">
            <w:pPr>
              <w:snapToGrid w:val="0"/>
              <w:spacing w:line="240" w:lineRule="auto"/>
              <w:rPr>
                <w:rFonts w:cs="Arial"/>
                <w:b/>
                <w:sz w:val="20"/>
                <w:szCs w:val="20"/>
              </w:rPr>
            </w:pPr>
            <w:r w:rsidRPr="009300FF">
              <w:rPr>
                <w:rFonts w:cs="Arial"/>
                <w:b/>
                <w:sz w:val="20"/>
                <w:szCs w:val="20"/>
              </w:rPr>
              <w:t>-</w:t>
            </w:r>
          </w:p>
        </w:tc>
      </w:tr>
      <w:tr w:rsidR="007E5C00" w:rsidRPr="009300FF" w14:paraId="2FD45D01" w14:textId="77777777" w:rsidTr="003933AA">
        <w:tc>
          <w:tcPr>
            <w:tcW w:w="2865" w:type="dxa"/>
            <w:tcBorders>
              <w:left w:val="single" w:sz="4" w:space="0" w:color="000000"/>
              <w:bottom w:val="single" w:sz="4" w:space="0" w:color="000000"/>
            </w:tcBorders>
            <w:shd w:val="clear" w:color="auto" w:fill="auto"/>
          </w:tcPr>
          <w:p w14:paraId="7CBFC2E2" w14:textId="77777777" w:rsidR="007E5C00" w:rsidRDefault="007E5C00"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3A44412" w14:textId="7970A512" w:rsidR="007E5C00" w:rsidRPr="009300FF" w:rsidRDefault="007E5C00" w:rsidP="003933AA">
            <w:pPr>
              <w:snapToGrid w:val="0"/>
              <w:spacing w:line="240" w:lineRule="auto"/>
              <w:rPr>
                <w:rFonts w:cs="Arial"/>
                <w:b/>
                <w:sz w:val="20"/>
                <w:szCs w:val="20"/>
              </w:rPr>
            </w:pPr>
            <w:r>
              <w:rPr>
                <w:rFonts w:cs="Arial"/>
                <w:b/>
                <w:sz w:val="20"/>
                <w:szCs w:val="20"/>
              </w:rPr>
              <w:t>Sistema exibe gráfico de barras com a quantidade de itens cadastrados por dia de acordo com as datas preenchidas pelo ator.</w:t>
            </w:r>
            <w:r w:rsidR="00AA5E11">
              <w:rPr>
                <w:rFonts w:cs="Arial"/>
                <w:b/>
                <w:sz w:val="20"/>
                <w:szCs w:val="20"/>
              </w:rPr>
              <w:t xml:space="preserve"> </w:t>
            </w:r>
            <w:r w:rsidR="00A40B3A">
              <w:rPr>
                <w:rFonts w:cs="Arial"/>
                <w:b/>
                <w:sz w:val="20"/>
                <w:szCs w:val="20"/>
              </w:rPr>
              <w:t>(FE002)</w:t>
            </w:r>
          </w:p>
        </w:tc>
      </w:tr>
      <w:tr w:rsidR="003933AA" w:rsidRPr="009300FF" w14:paraId="1F70F2F4" w14:textId="77777777" w:rsidTr="003933AA">
        <w:tc>
          <w:tcPr>
            <w:tcW w:w="2865" w:type="dxa"/>
            <w:tcBorders>
              <w:left w:val="single" w:sz="4" w:space="0" w:color="000000"/>
            </w:tcBorders>
            <w:shd w:val="clear" w:color="auto" w:fill="D9D9D9"/>
          </w:tcPr>
          <w:p w14:paraId="0100A983" w14:textId="77777777" w:rsidR="003933AA" w:rsidRPr="009300FF" w:rsidRDefault="003933AA" w:rsidP="003933AA">
            <w:pPr>
              <w:snapToGrid w:val="0"/>
              <w:spacing w:line="240" w:lineRule="auto"/>
              <w:rPr>
                <w:rFonts w:cs="Arial"/>
                <w:b/>
                <w:sz w:val="20"/>
                <w:szCs w:val="20"/>
              </w:rPr>
            </w:pPr>
          </w:p>
        </w:tc>
        <w:tc>
          <w:tcPr>
            <w:tcW w:w="6098" w:type="dxa"/>
            <w:tcBorders>
              <w:right w:val="single" w:sz="4" w:space="0" w:color="000000"/>
            </w:tcBorders>
            <w:shd w:val="clear" w:color="auto" w:fill="auto"/>
          </w:tcPr>
          <w:p w14:paraId="1173B845" w14:textId="77777777" w:rsidR="003933AA" w:rsidRPr="009300FF" w:rsidRDefault="003933AA" w:rsidP="003933AA">
            <w:pPr>
              <w:snapToGrid w:val="0"/>
              <w:spacing w:line="240" w:lineRule="auto"/>
              <w:rPr>
                <w:rFonts w:cs="Arial"/>
                <w:b/>
                <w:sz w:val="20"/>
                <w:szCs w:val="20"/>
              </w:rPr>
            </w:pPr>
          </w:p>
        </w:tc>
      </w:tr>
      <w:tr w:rsidR="003933AA" w:rsidRPr="009300FF" w14:paraId="52705AE6" w14:textId="77777777" w:rsidTr="003933AA">
        <w:tc>
          <w:tcPr>
            <w:tcW w:w="2865" w:type="dxa"/>
            <w:tcBorders>
              <w:left w:val="single" w:sz="4" w:space="0" w:color="000000"/>
            </w:tcBorders>
            <w:shd w:val="clear" w:color="auto" w:fill="D9D9D9"/>
          </w:tcPr>
          <w:p w14:paraId="4B254F59" w14:textId="77777777" w:rsidR="003933AA" w:rsidRPr="009300FF" w:rsidRDefault="003933AA" w:rsidP="003933A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7161DD36" w14:textId="77777777" w:rsidR="003933AA" w:rsidRPr="009300FF" w:rsidRDefault="003933AA" w:rsidP="00A40B3A">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A40B3A">
              <w:rPr>
                <w:rFonts w:cs="Arial"/>
                <w:b/>
                <w:sz w:val="20"/>
                <w:szCs w:val="20"/>
              </w:rPr>
              <w:t>Campo Obrigatório</w:t>
            </w:r>
            <w:r w:rsidRPr="009300FF">
              <w:rPr>
                <w:rFonts w:cs="Arial"/>
                <w:b/>
                <w:sz w:val="20"/>
                <w:szCs w:val="20"/>
              </w:rPr>
              <w:t>.</w:t>
            </w:r>
          </w:p>
        </w:tc>
      </w:tr>
      <w:tr w:rsidR="003933AA" w:rsidRPr="009300FF" w14:paraId="4CA561FE" w14:textId="77777777" w:rsidTr="003933AA">
        <w:tc>
          <w:tcPr>
            <w:tcW w:w="2865" w:type="dxa"/>
            <w:tcBorders>
              <w:left w:val="single" w:sz="4" w:space="0" w:color="000000"/>
            </w:tcBorders>
            <w:shd w:val="clear" w:color="auto" w:fill="D9D9D9"/>
          </w:tcPr>
          <w:p w14:paraId="3B5C142E" w14:textId="77777777" w:rsidR="003933AA" w:rsidRPr="009300FF" w:rsidRDefault="003933AA" w:rsidP="003933AA">
            <w:pPr>
              <w:snapToGrid w:val="0"/>
              <w:spacing w:line="240" w:lineRule="auto"/>
              <w:rPr>
                <w:rFonts w:cs="Arial"/>
                <w:b/>
                <w:sz w:val="20"/>
                <w:szCs w:val="20"/>
              </w:rPr>
            </w:pPr>
          </w:p>
        </w:tc>
        <w:tc>
          <w:tcPr>
            <w:tcW w:w="6098" w:type="dxa"/>
            <w:tcBorders>
              <w:right w:val="single" w:sz="4" w:space="0" w:color="000000"/>
            </w:tcBorders>
            <w:shd w:val="clear" w:color="auto" w:fill="auto"/>
          </w:tcPr>
          <w:p w14:paraId="567EEE65" w14:textId="77777777" w:rsidR="003933AA" w:rsidRDefault="003933AA" w:rsidP="003933AA">
            <w:pPr>
              <w:snapToGrid w:val="0"/>
              <w:spacing w:line="240" w:lineRule="auto"/>
              <w:rPr>
                <w:rFonts w:cs="Arial"/>
                <w:b/>
                <w:sz w:val="20"/>
                <w:szCs w:val="20"/>
              </w:rPr>
            </w:pPr>
          </w:p>
          <w:p w14:paraId="5E8C6FAE" w14:textId="77777777" w:rsidR="003933AA" w:rsidRPr="009300FF" w:rsidRDefault="003933AA" w:rsidP="00A40B3A">
            <w:pPr>
              <w:snapToGrid w:val="0"/>
              <w:spacing w:line="240" w:lineRule="auto"/>
              <w:rPr>
                <w:rFonts w:cs="Arial"/>
                <w:b/>
                <w:sz w:val="20"/>
                <w:szCs w:val="20"/>
              </w:rPr>
            </w:pPr>
            <w:r>
              <w:rPr>
                <w:rFonts w:cs="Arial"/>
                <w:b/>
                <w:sz w:val="20"/>
                <w:szCs w:val="20"/>
              </w:rPr>
              <w:t xml:space="preserve">MSG002 – </w:t>
            </w:r>
            <w:r w:rsidR="00A40B3A">
              <w:rPr>
                <w:rFonts w:cs="Arial"/>
                <w:b/>
                <w:sz w:val="20"/>
                <w:szCs w:val="20"/>
              </w:rPr>
              <w:t>Nenhum registro encontrado</w:t>
            </w:r>
            <w:r>
              <w:rPr>
                <w:rFonts w:cs="Arial"/>
                <w:b/>
                <w:sz w:val="20"/>
                <w:szCs w:val="20"/>
              </w:rPr>
              <w:t>.</w:t>
            </w:r>
          </w:p>
        </w:tc>
      </w:tr>
      <w:tr w:rsidR="003933AA" w:rsidRPr="009300FF" w14:paraId="2C328FDC" w14:textId="77777777" w:rsidTr="003933AA">
        <w:tc>
          <w:tcPr>
            <w:tcW w:w="2865" w:type="dxa"/>
            <w:tcBorders>
              <w:left w:val="single" w:sz="4" w:space="0" w:color="auto"/>
              <w:bottom w:val="single" w:sz="4" w:space="0" w:color="000000"/>
            </w:tcBorders>
            <w:shd w:val="clear" w:color="auto" w:fill="D9D9D9"/>
          </w:tcPr>
          <w:p w14:paraId="7FAD29CE" w14:textId="77777777" w:rsidR="003933AA" w:rsidRPr="009300FF" w:rsidRDefault="003933AA"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129D08D" w14:textId="77777777" w:rsidR="003933AA" w:rsidRPr="009300FF" w:rsidRDefault="003933AA" w:rsidP="003933AA">
            <w:pPr>
              <w:snapToGrid w:val="0"/>
              <w:spacing w:line="240" w:lineRule="auto"/>
              <w:rPr>
                <w:rFonts w:cs="Arial"/>
                <w:b/>
                <w:sz w:val="20"/>
                <w:szCs w:val="20"/>
              </w:rPr>
            </w:pPr>
          </w:p>
        </w:tc>
      </w:tr>
      <w:tr w:rsidR="007E5C00" w:rsidRPr="009300FF" w14:paraId="61127FE3" w14:textId="77777777" w:rsidTr="003933AA">
        <w:tc>
          <w:tcPr>
            <w:tcW w:w="2865" w:type="dxa"/>
            <w:tcBorders>
              <w:left w:val="single" w:sz="4" w:space="0" w:color="auto"/>
              <w:bottom w:val="single" w:sz="4" w:space="0" w:color="000000"/>
            </w:tcBorders>
            <w:shd w:val="clear" w:color="auto" w:fill="D9D9D9"/>
          </w:tcPr>
          <w:p w14:paraId="2AC5AE36" w14:textId="77777777" w:rsidR="007E5C00" w:rsidRPr="009300FF" w:rsidRDefault="007E5C00" w:rsidP="003933A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7CB9056F" w14:textId="77777777" w:rsidR="007E5C00" w:rsidRPr="009300FF" w:rsidRDefault="007E5C00" w:rsidP="003933AA">
            <w:pPr>
              <w:snapToGrid w:val="0"/>
              <w:spacing w:line="240" w:lineRule="auto"/>
              <w:rPr>
                <w:rFonts w:cs="Arial"/>
                <w:b/>
                <w:sz w:val="20"/>
                <w:szCs w:val="20"/>
              </w:rPr>
            </w:pPr>
          </w:p>
        </w:tc>
      </w:tr>
      <w:tr w:rsidR="007E5C00" w:rsidRPr="009300FF" w14:paraId="14B72CD5" w14:textId="77777777" w:rsidTr="007E5C00">
        <w:tc>
          <w:tcPr>
            <w:tcW w:w="8963" w:type="dxa"/>
            <w:gridSpan w:val="2"/>
            <w:tcBorders>
              <w:left w:val="single" w:sz="4" w:space="0" w:color="auto"/>
              <w:bottom w:val="single" w:sz="4" w:space="0" w:color="000000"/>
              <w:right w:val="single" w:sz="4" w:space="0" w:color="000000"/>
            </w:tcBorders>
            <w:shd w:val="clear" w:color="auto" w:fill="D9D9D9"/>
          </w:tcPr>
          <w:p w14:paraId="1DC11E61" w14:textId="77777777" w:rsidR="007E5C00" w:rsidRPr="009300FF" w:rsidRDefault="007E5C00" w:rsidP="003933A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7E5C00" w:rsidRPr="009300FF" w14:paraId="3EF32C8C" w14:textId="77777777" w:rsidTr="003933AA">
        <w:tc>
          <w:tcPr>
            <w:tcW w:w="2865" w:type="dxa"/>
            <w:tcBorders>
              <w:left w:val="single" w:sz="4" w:space="0" w:color="auto"/>
              <w:bottom w:val="single" w:sz="4" w:space="0" w:color="000000"/>
            </w:tcBorders>
          </w:tcPr>
          <w:p w14:paraId="523FA6B1" w14:textId="77777777" w:rsidR="007E5C00" w:rsidRPr="009300FF" w:rsidRDefault="007E5C00" w:rsidP="003933A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6EEAC0CB" w14:textId="77777777" w:rsidR="007E5C00" w:rsidRPr="009300FF" w:rsidRDefault="007E5C00" w:rsidP="003933AA">
            <w:pPr>
              <w:snapToGrid w:val="0"/>
              <w:spacing w:line="240" w:lineRule="auto"/>
              <w:rPr>
                <w:rFonts w:cs="Arial"/>
                <w:b/>
                <w:sz w:val="20"/>
                <w:szCs w:val="20"/>
              </w:rPr>
            </w:pPr>
          </w:p>
        </w:tc>
      </w:tr>
      <w:tr w:rsidR="007E5C00" w:rsidRPr="009300FF" w14:paraId="3134DADC" w14:textId="77777777" w:rsidTr="003933AA">
        <w:tc>
          <w:tcPr>
            <w:tcW w:w="2865" w:type="dxa"/>
            <w:tcBorders>
              <w:left w:val="single" w:sz="4" w:space="0" w:color="auto"/>
              <w:bottom w:val="single" w:sz="4" w:space="0" w:color="000000"/>
            </w:tcBorders>
          </w:tcPr>
          <w:p w14:paraId="1200D9FE" w14:textId="6EBCCB77" w:rsidR="007E5C00" w:rsidRPr="009300FF" w:rsidRDefault="007E5C00" w:rsidP="00A40B3A">
            <w:pPr>
              <w:snapToGrid w:val="0"/>
              <w:spacing w:line="240" w:lineRule="auto"/>
              <w:rPr>
                <w:rFonts w:cs="Arial"/>
                <w:b/>
                <w:sz w:val="20"/>
                <w:szCs w:val="20"/>
              </w:rPr>
            </w:pPr>
            <w:r w:rsidRPr="009300FF">
              <w:rPr>
                <w:rFonts w:cs="Arial"/>
                <w:b/>
                <w:sz w:val="20"/>
                <w:szCs w:val="20"/>
              </w:rPr>
              <w:t>(FE001) – A</w:t>
            </w:r>
            <w:r w:rsidR="00332DBA">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xml:space="preserve">. </w:t>
            </w:r>
          </w:p>
        </w:tc>
        <w:tc>
          <w:tcPr>
            <w:tcW w:w="6098" w:type="dxa"/>
            <w:tcBorders>
              <w:bottom w:val="single" w:sz="4" w:space="0" w:color="000000"/>
              <w:right w:val="single" w:sz="4" w:space="0" w:color="000000"/>
            </w:tcBorders>
            <w:shd w:val="clear" w:color="auto" w:fill="auto"/>
          </w:tcPr>
          <w:p w14:paraId="45B7A4AA" w14:textId="5E1C45B3" w:rsidR="007E5C00" w:rsidRPr="009300FF" w:rsidRDefault="008314C4" w:rsidP="003933AA">
            <w:pPr>
              <w:snapToGrid w:val="0"/>
              <w:spacing w:line="240" w:lineRule="auto"/>
              <w:rPr>
                <w:rFonts w:cs="Arial"/>
                <w:b/>
                <w:sz w:val="20"/>
                <w:szCs w:val="20"/>
              </w:rPr>
            </w:pPr>
            <w:r>
              <w:rPr>
                <w:rFonts w:cs="Arial"/>
                <w:b/>
                <w:sz w:val="20"/>
                <w:szCs w:val="20"/>
              </w:rPr>
              <w:t>-</w:t>
            </w:r>
          </w:p>
        </w:tc>
      </w:tr>
      <w:tr w:rsidR="007E5C00" w:rsidRPr="009300FF" w14:paraId="7F93071D" w14:textId="77777777" w:rsidTr="003933AA">
        <w:tc>
          <w:tcPr>
            <w:tcW w:w="2865" w:type="dxa"/>
            <w:tcBorders>
              <w:left w:val="single" w:sz="4" w:space="0" w:color="auto"/>
              <w:bottom w:val="single" w:sz="4" w:space="0" w:color="000000"/>
            </w:tcBorders>
            <w:shd w:val="clear" w:color="auto" w:fill="D9D9D9"/>
          </w:tcPr>
          <w:p w14:paraId="53BD003D" w14:textId="77777777" w:rsidR="007E5C00" w:rsidRPr="009300FF" w:rsidRDefault="007E5C00" w:rsidP="003933A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14BF0798" w14:textId="77777777" w:rsidR="007E5C00" w:rsidRPr="009300FF" w:rsidRDefault="00A40B3A" w:rsidP="003933AA">
            <w:pPr>
              <w:snapToGrid w:val="0"/>
              <w:spacing w:line="240" w:lineRule="auto"/>
              <w:rPr>
                <w:rFonts w:cs="Arial"/>
                <w:b/>
                <w:sz w:val="20"/>
                <w:szCs w:val="20"/>
              </w:rPr>
            </w:pPr>
            <w:r>
              <w:rPr>
                <w:rFonts w:cs="Arial"/>
                <w:b/>
                <w:sz w:val="20"/>
                <w:szCs w:val="20"/>
              </w:rPr>
              <w:t>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A40B3A" w:rsidRPr="009300FF" w14:paraId="78E23BCC" w14:textId="77777777" w:rsidTr="003933AA">
        <w:tc>
          <w:tcPr>
            <w:tcW w:w="2865" w:type="dxa"/>
            <w:tcBorders>
              <w:left w:val="single" w:sz="4" w:space="0" w:color="auto"/>
              <w:bottom w:val="single" w:sz="4" w:space="0" w:color="000000"/>
            </w:tcBorders>
            <w:shd w:val="clear" w:color="auto" w:fill="D9D9D9"/>
          </w:tcPr>
          <w:p w14:paraId="4684ECE1" w14:textId="77777777" w:rsidR="00A40B3A" w:rsidRPr="009300FF" w:rsidRDefault="00A40B3A" w:rsidP="00A40B3A">
            <w:pPr>
              <w:snapToGrid w:val="0"/>
              <w:spacing w:line="240" w:lineRule="auto"/>
              <w:rPr>
                <w:rFonts w:cs="Arial"/>
                <w:b/>
                <w:sz w:val="20"/>
                <w:szCs w:val="20"/>
              </w:rPr>
            </w:pPr>
            <w:r>
              <w:rPr>
                <w:rFonts w:cs="Arial"/>
                <w:b/>
                <w:sz w:val="20"/>
                <w:szCs w:val="20"/>
              </w:rPr>
              <w:t>(FE002</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74804BA0" w14:textId="2624C307" w:rsidR="00A40B3A" w:rsidRPr="009300FF" w:rsidRDefault="008314C4" w:rsidP="003933AA">
            <w:pPr>
              <w:snapToGrid w:val="0"/>
              <w:spacing w:line="240" w:lineRule="auto"/>
              <w:rPr>
                <w:rFonts w:cs="Arial"/>
                <w:b/>
                <w:sz w:val="20"/>
                <w:szCs w:val="20"/>
              </w:rPr>
            </w:pPr>
            <w:r>
              <w:rPr>
                <w:rFonts w:cs="Arial"/>
                <w:b/>
                <w:sz w:val="20"/>
                <w:szCs w:val="20"/>
              </w:rPr>
              <w:t>-</w:t>
            </w:r>
          </w:p>
        </w:tc>
      </w:tr>
      <w:tr w:rsidR="00A40B3A" w:rsidRPr="009300FF" w14:paraId="0C7730CE" w14:textId="77777777" w:rsidTr="003933AA">
        <w:tc>
          <w:tcPr>
            <w:tcW w:w="2865" w:type="dxa"/>
            <w:tcBorders>
              <w:left w:val="single" w:sz="4" w:space="0" w:color="auto"/>
              <w:bottom w:val="single" w:sz="4" w:space="0" w:color="000000"/>
            </w:tcBorders>
            <w:shd w:val="clear" w:color="auto" w:fill="D9D9D9"/>
          </w:tcPr>
          <w:p w14:paraId="1A1CF8EC" w14:textId="0E3522EC" w:rsidR="00A40B3A" w:rsidRPr="009300FF" w:rsidRDefault="008314C4" w:rsidP="003933AA">
            <w:pPr>
              <w:snapToGrid w:val="0"/>
              <w:spacing w:line="240" w:lineRule="auto"/>
              <w:rPr>
                <w:rFonts w:cs="Arial"/>
                <w:b/>
                <w:sz w:val="20"/>
                <w:szCs w:val="20"/>
              </w:rPr>
            </w:pPr>
            <w:r>
              <w:rPr>
                <w:rFonts w:cs="Arial"/>
                <w:b/>
                <w:sz w:val="20"/>
                <w:szCs w:val="20"/>
              </w:rPr>
              <w:lastRenderedPageBreak/>
              <w:t>-</w:t>
            </w:r>
          </w:p>
        </w:tc>
        <w:tc>
          <w:tcPr>
            <w:tcW w:w="6098" w:type="dxa"/>
            <w:tcBorders>
              <w:bottom w:val="single" w:sz="4" w:space="0" w:color="000000"/>
              <w:right w:val="single" w:sz="4" w:space="0" w:color="000000"/>
            </w:tcBorders>
            <w:shd w:val="clear" w:color="auto" w:fill="auto"/>
          </w:tcPr>
          <w:p w14:paraId="64863A4B" w14:textId="2292523E" w:rsidR="00A40B3A" w:rsidRPr="009300FF" w:rsidRDefault="00A40B3A" w:rsidP="003933AA">
            <w:pPr>
              <w:snapToGrid w:val="0"/>
              <w:spacing w:line="240" w:lineRule="auto"/>
              <w:rPr>
                <w:rFonts w:cs="Arial"/>
                <w:b/>
                <w:sz w:val="20"/>
                <w:szCs w:val="20"/>
              </w:rPr>
            </w:pPr>
            <w:r>
              <w:rPr>
                <w:rFonts w:cs="Arial"/>
                <w:b/>
                <w:sz w:val="20"/>
                <w:szCs w:val="20"/>
              </w:rPr>
              <w:t xml:space="preserve">Sistema exibe a mensagem </w:t>
            </w:r>
            <w:r w:rsidR="00332DBA">
              <w:rPr>
                <w:rFonts w:cs="Arial"/>
                <w:b/>
                <w:sz w:val="20"/>
                <w:szCs w:val="20"/>
              </w:rPr>
              <w:t>MSG002 por não encontrar nenhum</w:t>
            </w:r>
            <w:r>
              <w:rPr>
                <w:rFonts w:cs="Arial"/>
                <w:b/>
                <w:sz w:val="20"/>
                <w:szCs w:val="20"/>
              </w:rPr>
              <w:t xml:space="preserve"> registro e não exibe gráfico.</w:t>
            </w:r>
          </w:p>
        </w:tc>
      </w:tr>
    </w:tbl>
    <w:p w14:paraId="53981558" w14:textId="77777777" w:rsidR="003933AA" w:rsidRPr="009300FF" w:rsidRDefault="003933AA" w:rsidP="003933AA">
      <w:pPr>
        <w:rPr>
          <w:rFonts w:cs="Arial"/>
        </w:rPr>
      </w:pPr>
    </w:p>
    <w:p w14:paraId="0C77A7E4" w14:textId="77777777" w:rsidR="008C772A" w:rsidRDefault="008C772A" w:rsidP="008C772A">
      <w:pPr>
        <w:jc w:val="center"/>
        <w:rPr>
          <w:rFonts w:cs="Arial"/>
        </w:rPr>
      </w:pPr>
    </w:p>
    <w:p w14:paraId="65707DEA" w14:textId="77777777" w:rsidR="008C772A" w:rsidRPr="009300FF" w:rsidRDefault="008C772A" w:rsidP="008C772A">
      <w:pPr>
        <w:jc w:val="center"/>
        <w:rPr>
          <w:rFonts w:cs="Arial"/>
          <w:b/>
          <w:bCs/>
        </w:rPr>
      </w:pPr>
      <w:r>
        <w:rPr>
          <w:rFonts w:cs="Arial"/>
        </w:rPr>
        <w:t>Tabela 12</w:t>
      </w:r>
      <w:r w:rsidRPr="009300FF">
        <w:rPr>
          <w:rFonts w:cs="Arial"/>
        </w:rPr>
        <w:t xml:space="preserve">: </w:t>
      </w:r>
      <w:r w:rsidR="00825E92">
        <w:rPr>
          <w:rFonts w:cs="Arial"/>
        </w:rPr>
        <w:t xml:space="preserve">Descrição </w:t>
      </w:r>
      <w:r>
        <w:rPr>
          <w:rFonts w:cs="Arial"/>
        </w:rPr>
        <w:t>Gerar Gráfico de Quantidade de clientes cadastrados por período</w:t>
      </w:r>
    </w:p>
    <w:tbl>
      <w:tblPr>
        <w:tblW w:w="0" w:type="auto"/>
        <w:tblInd w:w="167" w:type="dxa"/>
        <w:tblLayout w:type="fixed"/>
        <w:tblLook w:val="0000" w:firstRow="0" w:lastRow="0" w:firstColumn="0" w:lastColumn="0" w:noHBand="0" w:noVBand="0"/>
      </w:tblPr>
      <w:tblGrid>
        <w:gridCol w:w="2865"/>
        <w:gridCol w:w="6098"/>
      </w:tblGrid>
      <w:tr w:rsidR="008C772A" w:rsidRPr="009300FF" w14:paraId="1A9F3B4E" w14:textId="77777777" w:rsidTr="008C772A">
        <w:tc>
          <w:tcPr>
            <w:tcW w:w="2865" w:type="dxa"/>
            <w:tcBorders>
              <w:top w:val="single" w:sz="4" w:space="0" w:color="000000"/>
              <w:left w:val="single" w:sz="4" w:space="0" w:color="000000"/>
              <w:bottom w:val="single" w:sz="4" w:space="0" w:color="000000"/>
            </w:tcBorders>
            <w:shd w:val="clear" w:color="auto" w:fill="D9D9D9"/>
          </w:tcPr>
          <w:p w14:paraId="279B5AAB" w14:textId="77777777" w:rsidR="008C772A" w:rsidRPr="009300FF" w:rsidRDefault="008C772A" w:rsidP="008C772A">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0DF211BD" w14:textId="77777777" w:rsidR="008C772A" w:rsidRPr="009300FF" w:rsidRDefault="008C772A" w:rsidP="008C772A">
            <w:pPr>
              <w:snapToGrid w:val="0"/>
              <w:spacing w:line="240" w:lineRule="auto"/>
              <w:rPr>
                <w:rFonts w:cs="Arial"/>
                <w:b/>
                <w:sz w:val="20"/>
                <w:szCs w:val="20"/>
              </w:rPr>
            </w:pPr>
            <w:r>
              <w:rPr>
                <w:rFonts w:cs="Arial"/>
                <w:b/>
                <w:sz w:val="20"/>
                <w:szCs w:val="20"/>
              </w:rPr>
              <w:t>UC01</w:t>
            </w:r>
            <w:r w:rsidR="00D132AF">
              <w:rPr>
                <w:rFonts w:cs="Arial"/>
                <w:b/>
                <w:sz w:val="20"/>
                <w:szCs w:val="20"/>
              </w:rPr>
              <w:t>2</w:t>
            </w:r>
            <w:r w:rsidRPr="009300FF">
              <w:rPr>
                <w:rFonts w:cs="Arial"/>
                <w:b/>
                <w:sz w:val="20"/>
                <w:szCs w:val="20"/>
              </w:rPr>
              <w:t xml:space="preserve"> – </w:t>
            </w:r>
            <w:r>
              <w:rPr>
                <w:rFonts w:cs="Arial"/>
              </w:rPr>
              <w:t>Gerar Gráfico de Quantidade de clientes cadastrados por período</w:t>
            </w:r>
          </w:p>
        </w:tc>
      </w:tr>
      <w:tr w:rsidR="008C772A" w:rsidRPr="009300FF" w14:paraId="6C93B962" w14:textId="77777777" w:rsidTr="008C772A">
        <w:tc>
          <w:tcPr>
            <w:tcW w:w="2865" w:type="dxa"/>
            <w:tcBorders>
              <w:left w:val="single" w:sz="4" w:space="0" w:color="000000"/>
              <w:bottom w:val="single" w:sz="4" w:space="0" w:color="000000"/>
            </w:tcBorders>
            <w:shd w:val="clear" w:color="auto" w:fill="D9D9D9"/>
          </w:tcPr>
          <w:p w14:paraId="69B2E94A" w14:textId="77777777" w:rsidR="008C772A" w:rsidRPr="009300FF" w:rsidRDefault="008C772A" w:rsidP="008C772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0FACA071" w14:textId="77777777" w:rsidR="008C772A" w:rsidRPr="009300FF" w:rsidRDefault="008C772A" w:rsidP="008C772A">
            <w:pPr>
              <w:snapToGrid w:val="0"/>
              <w:spacing w:line="240" w:lineRule="auto"/>
              <w:rPr>
                <w:rFonts w:cs="Arial"/>
                <w:b/>
                <w:sz w:val="20"/>
                <w:szCs w:val="20"/>
              </w:rPr>
            </w:pPr>
          </w:p>
        </w:tc>
      </w:tr>
      <w:tr w:rsidR="008C772A" w:rsidRPr="009300FF" w14:paraId="7BF04792" w14:textId="77777777" w:rsidTr="008C772A">
        <w:tc>
          <w:tcPr>
            <w:tcW w:w="2865" w:type="dxa"/>
            <w:tcBorders>
              <w:left w:val="single" w:sz="4" w:space="0" w:color="000000"/>
              <w:bottom w:val="single" w:sz="4" w:space="0" w:color="000000"/>
            </w:tcBorders>
            <w:shd w:val="clear" w:color="auto" w:fill="D9D9D9"/>
          </w:tcPr>
          <w:p w14:paraId="7A3BD67D"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4A07D35" w14:textId="77777777" w:rsidR="008C772A" w:rsidRPr="009300FF" w:rsidRDefault="008C772A" w:rsidP="008C772A">
            <w:pPr>
              <w:snapToGrid w:val="0"/>
              <w:spacing w:line="240" w:lineRule="auto"/>
              <w:rPr>
                <w:rFonts w:cs="Arial"/>
                <w:b/>
                <w:sz w:val="20"/>
                <w:szCs w:val="20"/>
              </w:rPr>
            </w:pPr>
            <w:r>
              <w:rPr>
                <w:rFonts w:cs="Arial"/>
                <w:b/>
                <w:sz w:val="20"/>
                <w:szCs w:val="20"/>
              </w:rPr>
              <w:t>Administrador</w:t>
            </w:r>
          </w:p>
        </w:tc>
      </w:tr>
      <w:tr w:rsidR="008C772A" w:rsidRPr="009300FF" w14:paraId="53E03487" w14:textId="77777777" w:rsidTr="008C772A">
        <w:tc>
          <w:tcPr>
            <w:tcW w:w="2865" w:type="dxa"/>
            <w:tcBorders>
              <w:left w:val="single" w:sz="4" w:space="0" w:color="000000"/>
              <w:bottom w:val="single" w:sz="4" w:space="0" w:color="000000"/>
            </w:tcBorders>
            <w:shd w:val="clear" w:color="auto" w:fill="D9D9D9"/>
          </w:tcPr>
          <w:p w14:paraId="4BF6ACC4"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514EB770" w14:textId="77777777" w:rsidR="008C772A" w:rsidRPr="009300FF" w:rsidRDefault="008C772A" w:rsidP="008C772A">
            <w:pPr>
              <w:snapToGrid w:val="0"/>
              <w:spacing w:line="240" w:lineRule="auto"/>
              <w:rPr>
                <w:rFonts w:cs="Arial"/>
                <w:b/>
                <w:sz w:val="20"/>
                <w:szCs w:val="20"/>
              </w:rPr>
            </w:pPr>
          </w:p>
        </w:tc>
      </w:tr>
      <w:tr w:rsidR="008C772A" w:rsidRPr="009300FF" w14:paraId="2F68757D" w14:textId="77777777" w:rsidTr="008C772A">
        <w:tc>
          <w:tcPr>
            <w:tcW w:w="2865" w:type="dxa"/>
            <w:tcBorders>
              <w:left w:val="single" w:sz="4" w:space="0" w:color="000000"/>
              <w:bottom w:val="single" w:sz="4" w:space="0" w:color="000000"/>
            </w:tcBorders>
            <w:shd w:val="clear" w:color="auto" w:fill="D9D9D9"/>
          </w:tcPr>
          <w:p w14:paraId="5B4C0E03"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FC2634F" w14:textId="60C27642" w:rsidR="008C772A" w:rsidRPr="009300FF" w:rsidRDefault="008C772A" w:rsidP="008C772A">
            <w:pPr>
              <w:snapToGrid w:val="0"/>
              <w:spacing w:line="240" w:lineRule="auto"/>
              <w:rPr>
                <w:rFonts w:cs="Arial"/>
                <w:b/>
                <w:sz w:val="20"/>
                <w:szCs w:val="20"/>
              </w:rPr>
            </w:pPr>
            <w:r>
              <w:rPr>
                <w:rFonts w:cs="Arial"/>
                <w:b/>
                <w:sz w:val="20"/>
                <w:szCs w:val="20"/>
              </w:rPr>
              <w:t>Administradores do</w:t>
            </w:r>
            <w:r w:rsidR="00AA5E11">
              <w:rPr>
                <w:rFonts w:cs="Arial"/>
                <w:b/>
                <w:sz w:val="20"/>
                <w:szCs w:val="20"/>
              </w:rPr>
              <w:t xml:space="preserve"> sistema poderão acessar o menu</w:t>
            </w:r>
            <w:r>
              <w:rPr>
                <w:rFonts w:cs="Arial"/>
                <w:b/>
                <w:sz w:val="20"/>
                <w:szCs w:val="20"/>
              </w:rPr>
              <w:t xml:space="preserve"> Gráfico Quantidade de Clientes Cadastrados e informar uma data de Inicio e Fim para a pesquisa.</w:t>
            </w:r>
          </w:p>
        </w:tc>
      </w:tr>
      <w:tr w:rsidR="008C772A" w:rsidRPr="009300FF" w14:paraId="4ABBA1DF" w14:textId="77777777" w:rsidTr="008C772A">
        <w:tc>
          <w:tcPr>
            <w:tcW w:w="2865" w:type="dxa"/>
            <w:tcBorders>
              <w:left w:val="single" w:sz="4" w:space="0" w:color="000000"/>
              <w:bottom w:val="single" w:sz="4" w:space="0" w:color="000000"/>
            </w:tcBorders>
            <w:shd w:val="clear" w:color="auto" w:fill="D9D9D9"/>
          </w:tcPr>
          <w:p w14:paraId="55700131" w14:textId="77777777" w:rsidR="008C772A" w:rsidRPr="009300FF" w:rsidRDefault="008C772A" w:rsidP="008C772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4EAAB43" w14:textId="77777777" w:rsidR="008C772A" w:rsidRDefault="008C772A" w:rsidP="008C772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79B909D8" w14:textId="77777777" w:rsidR="008C772A" w:rsidRPr="009300FF" w:rsidRDefault="008C772A" w:rsidP="008C772A">
            <w:pPr>
              <w:snapToGrid w:val="0"/>
              <w:spacing w:line="240" w:lineRule="auto"/>
              <w:rPr>
                <w:rFonts w:cs="Arial"/>
                <w:b/>
                <w:sz w:val="20"/>
                <w:szCs w:val="20"/>
              </w:rPr>
            </w:pPr>
          </w:p>
        </w:tc>
      </w:tr>
      <w:tr w:rsidR="008C772A" w:rsidRPr="009300FF" w14:paraId="7998B2FB" w14:textId="77777777" w:rsidTr="008C772A">
        <w:tc>
          <w:tcPr>
            <w:tcW w:w="2865" w:type="dxa"/>
            <w:tcBorders>
              <w:left w:val="single" w:sz="4" w:space="0" w:color="000000"/>
              <w:bottom w:val="single" w:sz="4" w:space="0" w:color="000000"/>
            </w:tcBorders>
            <w:shd w:val="clear" w:color="auto" w:fill="D9D9D9"/>
          </w:tcPr>
          <w:p w14:paraId="1B3DD256" w14:textId="77777777" w:rsidR="008C772A" w:rsidRPr="009300FF" w:rsidRDefault="008C772A" w:rsidP="008C772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2DBAFD6B" w14:textId="77777777" w:rsidR="008C772A" w:rsidRPr="009300FF" w:rsidRDefault="008C772A" w:rsidP="008C772A">
            <w:pPr>
              <w:snapToGrid w:val="0"/>
              <w:spacing w:line="240" w:lineRule="auto"/>
              <w:rPr>
                <w:rFonts w:cs="Arial"/>
                <w:b/>
                <w:sz w:val="20"/>
                <w:szCs w:val="20"/>
              </w:rPr>
            </w:pPr>
          </w:p>
        </w:tc>
      </w:tr>
      <w:tr w:rsidR="008C772A" w:rsidRPr="009300FF" w14:paraId="43F20351" w14:textId="77777777" w:rsidTr="008C772A">
        <w:tc>
          <w:tcPr>
            <w:tcW w:w="2865" w:type="dxa"/>
            <w:tcBorders>
              <w:left w:val="single" w:sz="4" w:space="0" w:color="000000"/>
              <w:bottom w:val="single" w:sz="4" w:space="0" w:color="000000"/>
            </w:tcBorders>
            <w:shd w:val="clear" w:color="auto" w:fill="D9D9D9"/>
          </w:tcPr>
          <w:p w14:paraId="721741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01375CDC"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sistema</w:t>
            </w:r>
          </w:p>
        </w:tc>
      </w:tr>
      <w:tr w:rsidR="008C772A" w:rsidRPr="009300FF" w14:paraId="6B153676" w14:textId="77777777" w:rsidTr="008C772A">
        <w:tc>
          <w:tcPr>
            <w:tcW w:w="2865" w:type="dxa"/>
            <w:tcBorders>
              <w:left w:val="single" w:sz="4" w:space="0" w:color="000000"/>
              <w:bottom w:val="single" w:sz="4" w:space="0" w:color="000000"/>
            </w:tcBorders>
            <w:shd w:val="clear" w:color="auto" w:fill="auto"/>
          </w:tcPr>
          <w:p w14:paraId="36761863"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Gráfico Quantidade de Clientes Cadastrados;</w:t>
            </w:r>
          </w:p>
        </w:tc>
        <w:tc>
          <w:tcPr>
            <w:tcW w:w="6098" w:type="dxa"/>
            <w:tcBorders>
              <w:bottom w:val="single" w:sz="4" w:space="0" w:color="000000"/>
              <w:right w:val="single" w:sz="4" w:space="0" w:color="000000"/>
            </w:tcBorders>
            <w:shd w:val="clear" w:color="auto" w:fill="auto"/>
          </w:tcPr>
          <w:p w14:paraId="6B926AB9"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7C290907" w14:textId="77777777" w:rsidTr="008C772A">
        <w:tc>
          <w:tcPr>
            <w:tcW w:w="2865" w:type="dxa"/>
            <w:tcBorders>
              <w:left w:val="single" w:sz="4" w:space="0" w:color="000000"/>
              <w:bottom w:val="single" w:sz="4" w:space="0" w:color="000000"/>
            </w:tcBorders>
            <w:shd w:val="clear" w:color="auto" w:fill="auto"/>
          </w:tcPr>
          <w:p w14:paraId="27D7456E"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88F4A7B"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campo de data início e data fim juntamente com botão de Pesquisar.</w:t>
            </w:r>
          </w:p>
        </w:tc>
      </w:tr>
      <w:tr w:rsidR="008C772A" w:rsidRPr="009300FF" w14:paraId="7E689573" w14:textId="77777777" w:rsidTr="008C772A">
        <w:tc>
          <w:tcPr>
            <w:tcW w:w="2865" w:type="dxa"/>
            <w:tcBorders>
              <w:left w:val="single" w:sz="4" w:space="0" w:color="000000"/>
              <w:bottom w:val="single" w:sz="4" w:space="0" w:color="000000"/>
            </w:tcBorders>
            <w:shd w:val="clear" w:color="auto" w:fill="auto"/>
          </w:tcPr>
          <w:p w14:paraId="4D4C4229" w14:textId="1F3F9E84" w:rsidR="008C772A" w:rsidRDefault="008C772A" w:rsidP="008C772A">
            <w:pPr>
              <w:snapToGrid w:val="0"/>
              <w:spacing w:line="240" w:lineRule="auto"/>
              <w:rPr>
                <w:rFonts w:cs="Arial"/>
                <w:b/>
                <w:sz w:val="20"/>
                <w:szCs w:val="20"/>
              </w:rPr>
            </w:pPr>
            <w:r>
              <w:rPr>
                <w:rFonts w:cs="Arial"/>
                <w:b/>
                <w:sz w:val="20"/>
                <w:szCs w:val="20"/>
              </w:rPr>
              <w:t>Ator</w:t>
            </w:r>
            <w:r w:rsidR="00332DBA">
              <w:rPr>
                <w:rFonts w:cs="Arial"/>
                <w:b/>
                <w:sz w:val="20"/>
                <w:szCs w:val="20"/>
              </w:rPr>
              <w:t xml:space="preserve"> </w:t>
            </w:r>
            <w:r>
              <w:rPr>
                <w:rFonts w:cs="Arial"/>
                <w:b/>
                <w:sz w:val="20"/>
                <w:szCs w:val="20"/>
              </w:rPr>
              <w:t>preenche todos os campos e aciona o botão pesquisar;</w:t>
            </w:r>
            <w:r w:rsidR="00AA5E11">
              <w:rPr>
                <w:rFonts w:cs="Arial"/>
                <w:b/>
                <w:sz w:val="20"/>
                <w:szCs w:val="20"/>
              </w:rPr>
              <w:t xml:space="preserve"> </w:t>
            </w:r>
            <w:r>
              <w:rPr>
                <w:rFonts w:cs="Arial"/>
                <w:b/>
                <w:sz w:val="20"/>
                <w:szCs w:val="20"/>
              </w:rPr>
              <w:t>(FE001)</w:t>
            </w:r>
          </w:p>
        </w:tc>
        <w:tc>
          <w:tcPr>
            <w:tcW w:w="6098" w:type="dxa"/>
            <w:tcBorders>
              <w:bottom w:val="single" w:sz="4" w:space="0" w:color="000000"/>
              <w:right w:val="single" w:sz="4" w:space="0" w:color="000000"/>
            </w:tcBorders>
            <w:shd w:val="clear" w:color="auto" w:fill="auto"/>
          </w:tcPr>
          <w:p w14:paraId="0192F90A"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3D25ED9D" w14:textId="77777777" w:rsidTr="008C772A">
        <w:tc>
          <w:tcPr>
            <w:tcW w:w="2865" w:type="dxa"/>
            <w:tcBorders>
              <w:left w:val="single" w:sz="4" w:space="0" w:color="000000"/>
              <w:bottom w:val="single" w:sz="4" w:space="0" w:color="000000"/>
            </w:tcBorders>
            <w:shd w:val="clear" w:color="auto" w:fill="auto"/>
          </w:tcPr>
          <w:p w14:paraId="0D3A4C0D" w14:textId="77777777" w:rsidR="008C772A"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108443B3" w14:textId="66B0EDF1" w:rsidR="008C772A" w:rsidRPr="009300FF" w:rsidRDefault="008C772A" w:rsidP="008C772A">
            <w:pPr>
              <w:snapToGrid w:val="0"/>
              <w:spacing w:line="240" w:lineRule="auto"/>
              <w:rPr>
                <w:rFonts w:cs="Arial"/>
                <w:b/>
                <w:sz w:val="20"/>
                <w:szCs w:val="20"/>
              </w:rPr>
            </w:pPr>
            <w:r>
              <w:rPr>
                <w:rFonts w:cs="Arial"/>
                <w:b/>
                <w:sz w:val="20"/>
                <w:szCs w:val="20"/>
              </w:rPr>
              <w:t>Sistema exibe gráfico de barras com a quantidade de itens cadastrados por dia de acordo com as datas preenchidas pelo ator.</w:t>
            </w:r>
            <w:r w:rsidR="00AA5E11">
              <w:rPr>
                <w:rFonts w:cs="Arial"/>
                <w:b/>
                <w:sz w:val="20"/>
                <w:szCs w:val="20"/>
              </w:rPr>
              <w:t xml:space="preserve"> </w:t>
            </w:r>
            <w:r>
              <w:rPr>
                <w:rFonts w:cs="Arial"/>
                <w:b/>
                <w:sz w:val="20"/>
                <w:szCs w:val="20"/>
              </w:rPr>
              <w:t>(FE002)</w:t>
            </w:r>
          </w:p>
        </w:tc>
      </w:tr>
      <w:tr w:rsidR="008C772A" w:rsidRPr="009300FF" w14:paraId="7F61B2B6" w14:textId="77777777" w:rsidTr="008C772A">
        <w:tc>
          <w:tcPr>
            <w:tcW w:w="2865" w:type="dxa"/>
            <w:tcBorders>
              <w:left w:val="single" w:sz="4" w:space="0" w:color="000000"/>
            </w:tcBorders>
            <w:shd w:val="clear" w:color="auto" w:fill="D9D9D9"/>
          </w:tcPr>
          <w:p w14:paraId="731973BA"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3279A2A7" w14:textId="77777777" w:rsidR="008C772A" w:rsidRPr="009300FF" w:rsidRDefault="008C772A" w:rsidP="008C772A">
            <w:pPr>
              <w:snapToGrid w:val="0"/>
              <w:spacing w:line="240" w:lineRule="auto"/>
              <w:rPr>
                <w:rFonts w:cs="Arial"/>
                <w:b/>
                <w:sz w:val="20"/>
                <w:szCs w:val="20"/>
              </w:rPr>
            </w:pPr>
          </w:p>
        </w:tc>
      </w:tr>
      <w:tr w:rsidR="008C772A" w:rsidRPr="009300FF" w14:paraId="26F69ACB" w14:textId="77777777" w:rsidTr="008C772A">
        <w:tc>
          <w:tcPr>
            <w:tcW w:w="2865" w:type="dxa"/>
            <w:tcBorders>
              <w:left w:val="single" w:sz="4" w:space="0" w:color="000000"/>
            </w:tcBorders>
            <w:shd w:val="clear" w:color="auto" w:fill="D9D9D9"/>
          </w:tcPr>
          <w:p w14:paraId="6211EC59" w14:textId="77777777" w:rsidR="008C772A" w:rsidRPr="009300FF" w:rsidRDefault="008C772A" w:rsidP="008C772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64A4F2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Campo Obrigatório</w:t>
            </w:r>
            <w:r w:rsidRPr="009300FF">
              <w:rPr>
                <w:rFonts w:cs="Arial"/>
                <w:b/>
                <w:sz w:val="20"/>
                <w:szCs w:val="20"/>
              </w:rPr>
              <w:t>.</w:t>
            </w:r>
          </w:p>
        </w:tc>
      </w:tr>
      <w:tr w:rsidR="008C772A" w:rsidRPr="009300FF" w14:paraId="1AF0DDF5" w14:textId="77777777" w:rsidTr="008C772A">
        <w:tc>
          <w:tcPr>
            <w:tcW w:w="2865" w:type="dxa"/>
            <w:tcBorders>
              <w:left w:val="single" w:sz="4" w:space="0" w:color="000000"/>
            </w:tcBorders>
            <w:shd w:val="clear" w:color="auto" w:fill="D9D9D9"/>
          </w:tcPr>
          <w:p w14:paraId="5D9D363C"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7336897D" w14:textId="77777777" w:rsidR="008C772A" w:rsidRDefault="008C772A" w:rsidP="008C772A">
            <w:pPr>
              <w:snapToGrid w:val="0"/>
              <w:spacing w:line="240" w:lineRule="auto"/>
              <w:rPr>
                <w:rFonts w:cs="Arial"/>
                <w:b/>
                <w:sz w:val="20"/>
                <w:szCs w:val="20"/>
              </w:rPr>
            </w:pPr>
          </w:p>
          <w:p w14:paraId="0E457D9E" w14:textId="77777777" w:rsidR="008C772A" w:rsidRPr="009300FF" w:rsidRDefault="008C772A" w:rsidP="008C772A">
            <w:pPr>
              <w:snapToGrid w:val="0"/>
              <w:spacing w:line="240" w:lineRule="auto"/>
              <w:rPr>
                <w:rFonts w:cs="Arial"/>
                <w:b/>
                <w:sz w:val="20"/>
                <w:szCs w:val="20"/>
              </w:rPr>
            </w:pPr>
            <w:r>
              <w:rPr>
                <w:rFonts w:cs="Arial"/>
                <w:b/>
                <w:sz w:val="20"/>
                <w:szCs w:val="20"/>
              </w:rPr>
              <w:t>MSG002 – Nenhum registro encontrado.</w:t>
            </w:r>
          </w:p>
        </w:tc>
      </w:tr>
      <w:tr w:rsidR="008C772A" w:rsidRPr="009300FF" w14:paraId="521C2351" w14:textId="77777777" w:rsidTr="008C772A">
        <w:tc>
          <w:tcPr>
            <w:tcW w:w="2865" w:type="dxa"/>
            <w:tcBorders>
              <w:left w:val="single" w:sz="4" w:space="0" w:color="auto"/>
              <w:bottom w:val="single" w:sz="4" w:space="0" w:color="000000"/>
            </w:tcBorders>
            <w:shd w:val="clear" w:color="auto" w:fill="D9D9D9"/>
          </w:tcPr>
          <w:p w14:paraId="257FC564"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1C44873" w14:textId="77777777" w:rsidR="008C772A" w:rsidRPr="009300FF" w:rsidRDefault="008C772A" w:rsidP="008C772A">
            <w:pPr>
              <w:snapToGrid w:val="0"/>
              <w:spacing w:line="240" w:lineRule="auto"/>
              <w:rPr>
                <w:rFonts w:cs="Arial"/>
                <w:b/>
                <w:sz w:val="20"/>
                <w:szCs w:val="20"/>
              </w:rPr>
            </w:pPr>
          </w:p>
        </w:tc>
      </w:tr>
      <w:tr w:rsidR="008C772A" w:rsidRPr="009300FF" w14:paraId="2C75E884" w14:textId="77777777" w:rsidTr="008C772A">
        <w:tc>
          <w:tcPr>
            <w:tcW w:w="2865" w:type="dxa"/>
            <w:tcBorders>
              <w:left w:val="single" w:sz="4" w:space="0" w:color="auto"/>
              <w:bottom w:val="single" w:sz="4" w:space="0" w:color="000000"/>
            </w:tcBorders>
            <w:shd w:val="clear" w:color="auto" w:fill="D9D9D9"/>
          </w:tcPr>
          <w:p w14:paraId="1C83B577"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03D5644F" w14:textId="77777777" w:rsidR="008C772A" w:rsidRPr="009300FF" w:rsidRDefault="008C772A" w:rsidP="008C772A">
            <w:pPr>
              <w:snapToGrid w:val="0"/>
              <w:spacing w:line="240" w:lineRule="auto"/>
              <w:rPr>
                <w:rFonts w:cs="Arial"/>
                <w:b/>
                <w:sz w:val="20"/>
                <w:szCs w:val="20"/>
              </w:rPr>
            </w:pPr>
          </w:p>
        </w:tc>
      </w:tr>
      <w:tr w:rsidR="008C772A" w:rsidRPr="009300FF" w14:paraId="59EF4C1E" w14:textId="77777777" w:rsidTr="008C772A">
        <w:tc>
          <w:tcPr>
            <w:tcW w:w="8963" w:type="dxa"/>
            <w:gridSpan w:val="2"/>
            <w:tcBorders>
              <w:left w:val="single" w:sz="4" w:space="0" w:color="auto"/>
              <w:bottom w:val="single" w:sz="4" w:space="0" w:color="000000"/>
              <w:right w:val="single" w:sz="4" w:space="0" w:color="000000"/>
            </w:tcBorders>
            <w:shd w:val="clear" w:color="auto" w:fill="D9D9D9"/>
          </w:tcPr>
          <w:p w14:paraId="4265E42C" w14:textId="77777777" w:rsidR="008C772A" w:rsidRPr="009300FF" w:rsidRDefault="008C772A" w:rsidP="008C772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8C772A" w:rsidRPr="009300FF" w14:paraId="0C59C1C2" w14:textId="77777777" w:rsidTr="008C772A">
        <w:tc>
          <w:tcPr>
            <w:tcW w:w="2865" w:type="dxa"/>
            <w:tcBorders>
              <w:left w:val="single" w:sz="4" w:space="0" w:color="auto"/>
              <w:bottom w:val="single" w:sz="4" w:space="0" w:color="000000"/>
            </w:tcBorders>
          </w:tcPr>
          <w:p w14:paraId="4C47F676" w14:textId="77777777" w:rsidR="008C772A" w:rsidRPr="009300FF" w:rsidRDefault="008C772A" w:rsidP="008C772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7FC6E55B" w14:textId="77777777" w:rsidR="008C772A" w:rsidRPr="009300FF" w:rsidRDefault="008C772A" w:rsidP="008C772A">
            <w:pPr>
              <w:snapToGrid w:val="0"/>
              <w:spacing w:line="240" w:lineRule="auto"/>
              <w:rPr>
                <w:rFonts w:cs="Arial"/>
                <w:b/>
                <w:sz w:val="20"/>
                <w:szCs w:val="20"/>
              </w:rPr>
            </w:pPr>
          </w:p>
        </w:tc>
      </w:tr>
      <w:tr w:rsidR="008C772A" w:rsidRPr="009300FF" w14:paraId="2A5A56D4" w14:textId="77777777" w:rsidTr="008C772A">
        <w:tc>
          <w:tcPr>
            <w:tcW w:w="2865" w:type="dxa"/>
            <w:tcBorders>
              <w:left w:val="single" w:sz="4" w:space="0" w:color="auto"/>
              <w:bottom w:val="single" w:sz="4" w:space="0" w:color="000000"/>
            </w:tcBorders>
          </w:tcPr>
          <w:p w14:paraId="6A6ADFF4" w14:textId="7159B8DC" w:rsidR="008C772A" w:rsidRPr="009300FF" w:rsidRDefault="008C772A" w:rsidP="00332DBA">
            <w:pPr>
              <w:snapToGrid w:val="0"/>
              <w:spacing w:line="240" w:lineRule="auto"/>
              <w:rPr>
                <w:rFonts w:cs="Arial"/>
                <w:b/>
                <w:sz w:val="20"/>
                <w:szCs w:val="20"/>
              </w:rPr>
            </w:pPr>
            <w:r w:rsidRPr="009300FF">
              <w:rPr>
                <w:rFonts w:cs="Arial"/>
                <w:b/>
                <w:sz w:val="20"/>
                <w:szCs w:val="20"/>
              </w:rPr>
              <w:t>(FE001) – A</w:t>
            </w:r>
            <w:r>
              <w:rPr>
                <w:rFonts w:cs="Arial"/>
                <w:b/>
                <w:sz w:val="20"/>
                <w:szCs w:val="20"/>
              </w:rPr>
              <w:t>lgu</w:t>
            </w:r>
            <w:r w:rsidR="00332DBA">
              <w:rPr>
                <w:rFonts w:cs="Arial"/>
                <w:b/>
                <w:sz w:val="20"/>
                <w:szCs w:val="20"/>
              </w:rPr>
              <w:t>ns</w:t>
            </w:r>
            <w:r>
              <w:rPr>
                <w:rFonts w:cs="Arial"/>
                <w:b/>
                <w:sz w:val="20"/>
                <w:szCs w:val="20"/>
              </w:rPr>
              <w:t xml:space="preserve"> dos campos não fora</w:t>
            </w:r>
            <w:r w:rsidRPr="009300FF">
              <w:rPr>
                <w:rFonts w:cs="Arial"/>
                <w:b/>
                <w:sz w:val="20"/>
                <w:szCs w:val="20"/>
              </w:rPr>
              <w:t>m preenchidos</w:t>
            </w:r>
            <w:r>
              <w:rPr>
                <w:rFonts w:cs="Arial"/>
                <w:b/>
                <w:sz w:val="20"/>
                <w:szCs w:val="20"/>
              </w:rPr>
              <w:t xml:space="preserve">. </w:t>
            </w:r>
          </w:p>
        </w:tc>
        <w:tc>
          <w:tcPr>
            <w:tcW w:w="6098" w:type="dxa"/>
            <w:tcBorders>
              <w:bottom w:val="single" w:sz="4" w:space="0" w:color="000000"/>
              <w:right w:val="single" w:sz="4" w:space="0" w:color="000000"/>
            </w:tcBorders>
            <w:shd w:val="clear" w:color="auto" w:fill="auto"/>
          </w:tcPr>
          <w:p w14:paraId="211E817D" w14:textId="2A5A9D44"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46D8CCA3" w14:textId="77777777" w:rsidTr="008C772A">
        <w:tc>
          <w:tcPr>
            <w:tcW w:w="2865" w:type="dxa"/>
            <w:tcBorders>
              <w:left w:val="single" w:sz="4" w:space="0" w:color="auto"/>
              <w:bottom w:val="single" w:sz="4" w:space="0" w:color="000000"/>
            </w:tcBorders>
            <w:shd w:val="clear" w:color="auto" w:fill="D9D9D9"/>
          </w:tcPr>
          <w:p w14:paraId="66C1C241"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2461D24" w14:textId="77777777" w:rsidR="008C772A" w:rsidRPr="009300FF" w:rsidRDefault="008C772A" w:rsidP="008C772A">
            <w:pPr>
              <w:snapToGrid w:val="0"/>
              <w:spacing w:line="240" w:lineRule="auto"/>
              <w:rPr>
                <w:rFonts w:cs="Arial"/>
                <w:b/>
                <w:sz w:val="20"/>
                <w:szCs w:val="20"/>
              </w:rPr>
            </w:pPr>
            <w:r>
              <w:rPr>
                <w:rFonts w:cs="Arial"/>
                <w:b/>
                <w:sz w:val="20"/>
                <w:szCs w:val="20"/>
              </w:rPr>
              <w:t>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8C772A" w:rsidRPr="009300FF" w14:paraId="2F1177F7" w14:textId="77777777" w:rsidTr="008C772A">
        <w:tc>
          <w:tcPr>
            <w:tcW w:w="2865" w:type="dxa"/>
            <w:tcBorders>
              <w:left w:val="single" w:sz="4" w:space="0" w:color="auto"/>
              <w:bottom w:val="single" w:sz="4" w:space="0" w:color="000000"/>
            </w:tcBorders>
            <w:shd w:val="clear" w:color="auto" w:fill="D9D9D9"/>
          </w:tcPr>
          <w:p w14:paraId="062F6BE6" w14:textId="77777777" w:rsidR="008C772A" w:rsidRPr="009300FF" w:rsidRDefault="008C772A" w:rsidP="008C772A">
            <w:pPr>
              <w:snapToGrid w:val="0"/>
              <w:spacing w:line="240" w:lineRule="auto"/>
              <w:rPr>
                <w:rFonts w:cs="Arial"/>
                <w:b/>
                <w:sz w:val="20"/>
                <w:szCs w:val="20"/>
              </w:rPr>
            </w:pPr>
            <w:r>
              <w:rPr>
                <w:rFonts w:cs="Arial"/>
                <w:b/>
                <w:sz w:val="20"/>
                <w:szCs w:val="20"/>
              </w:rPr>
              <w:t>(FE002</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644B127F" w14:textId="780641DD"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249FC7ED" w14:textId="77777777" w:rsidTr="008C772A">
        <w:tc>
          <w:tcPr>
            <w:tcW w:w="2865" w:type="dxa"/>
            <w:tcBorders>
              <w:left w:val="single" w:sz="4" w:space="0" w:color="auto"/>
              <w:bottom w:val="single" w:sz="4" w:space="0" w:color="000000"/>
            </w:tcBorders>
            <w:shd w:val="clear" w:color="auto" w:fill="D9D9D9"/>
          </w:tcPr>
          <w:p w14:paraId="4C3412CD" w14:textId="30DDE468" w:rsidR="008C772A" w:rsidRPr="009300FF" w:rsidRDefault="008314C4" w:rsidP="008C772A">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4C214AC" w14:textId="36BFE0AB" w:rsidR="008C772A" w:rsidRPr="009300FF" w:rsidRDefault="008C772A" w:rsidP="00332DBA">
            <w:pPr>
              <w:snapToGrid w:val="0"/>
              <w:spacing w:line="240" w:lineRule="auto"/>
              <w:rPr>
                <w:rFonts w:cs="Arial"/>
                <w:b/>
                <w:sz w:val="20"/>
                <w:szCs w:val="20"/>
              </w:rPr>
            </w:pPr>
            <w:r>
              <w:rPr>
                <w:rFonts w:cs="Arial"/>
                <w:b/>
                <w:sz w:val="20"/>
                <w:szCs w:val="20"/>
              </w:rPr>
              <w:t>Sistema exibe a mensagem MSG002 por não encontrar nenhum registro e não exibe gráfico.</w:t>
            </w:r>
          </w:p>
        </w:tc>
      </w:tr>
    </w:tbl>
    <w:p w14:paraId="20C5A6D7" w14:textId="77777777" w:rsidR="008C772A" w:rsidRPr="009300FF" w:rsidRDefault="008C772A" w:rsidP="008C772A">
      <w:pPr>
        <w:rPr>
          <w:rFonts w:cs="Arial"/>
        </w:rPr>
      </w:pPr>
    </w:p>
    <w:p w14:paraId="599E547B" w14:textId="77777777" w:rsidR="008C772A" w:rsidRDefault="008C772A" w:rsidP="008C772A">
      <w:pPr>
        <w:jc w:val="center"/>
        <w:rPr>
          <w:rFonts w:cs="Arial"/>
        </w:rPr>
      </w:pPr>
    </w:p>
    <w:p w14:paraId="2A1BCC60" w14:textId="77777777" w:rsidR="008C772A" w:rsidRPr="009300FF" w:rsidRDefault="008C772A" w:rsidP="008C772A">
      <w:pPr>
        <w:jc w:val="center"/>
        <w:rPr>
          <w:rFonts w:cs="Arial"/>
          <w:b/>
          <w:bCs/>
        </w:rPr>
      </w:pPr>
      <w:r>
        <w:rPr>
          <w:rFonts w:cs="Arial"/>
        </w:rPr>
        <w:t>Tabela 13</w:t>
      </w:r>
      <w:r w:rsidRPr="009300FF">
        <w:rPr>
          <w:rFonts w:cs="Arial"/>
        </w:rPr>
        <w:t xml:space="preserve">: </w:t>
      </w:r>
      <w:r w:rsidR="00825E92">
        <w:rPr>
          <w:rFonts w:cs="Arial"/>
        </w:rPr>
        <w:t xml:space="preserve">Descrição </w:t>
      </w:r>
      <w:r w:rsidR="00F1012D">
        <w:rPr>
          <w:rFonts w:cs="Arial"/>
        </w:rPr>
        <w:t>Gerar Gráfico de Itens com maior número de propostas</w:t>
      </w:r>
    </w:p>
    <w:tbl>
      <w:tblPr>
        <w:tblW w:w="0" w:type="auto"/>
        <w:tblInd w:w="167" w:type="dxa"/>
        <w:tblLayout w:type="fixed"/>
        <w:tblLook w:val="0000" w:firstRow="0" w:lastRow="0" w:firstColumn="0" w:lastColumn="0" w:noHBand="0" w:noVBand="0"/>
      </w:tblPr>
      <w:tblGrid>
        <w:gridCol w:w="2865"/>
        <w:gridCol w:w="6098"/>
      </w:tblGrid>
      <w:tr w:rsidR="008C772A" w:rsidRPr="009300FF" w14:paraId="345A49D0" w14:textId="77777777" w:rsidTr="008C772A">
        <w:tc>
          <w:tcPr>
            <w:tcW w:w="2865" w:type="dxa"/>
            <w:tcBorders>
              <w:top w:val="single" w:sz="4" w:space="0" w:color="000000"/>
              <w:left w:val="single" w:sz="4" w:space="0" w:color="000000"/>
              <w:bottom w:val="single" w:sz="4" w:space="0" w:color="000000"/>
            </w:tcBorders>
            <w:shd w:val="clear" w:color="auto" w:fill="D9D9D9"/>
          </w:tcPr>
          <w:p w14:paraId="077C429D" w14:textId="77777777" w:rsidR="008C772A" w:rsidRPr="009300FF" w:rsidRDefault="008C772A" w:rsidP="008C772A">
            <w:pPr>
              <w:snapToGrid w:val="0"/>
              <w:spacing w:line="240" w:lineRule="auto"/>
              <w:rPr>
                <w:rFonts w:cs="Arial"/>
                <w:b/>
                <w:sz w:val="20"/>
                <w:szCs w:val="20"/>
              </w:rPr>
            </w:pPr>
            <w:r w:rsidRPr="009300FF">
              <w:rPr>
                <w:rFonts w:cs="Arial"/>
                <w:b/>
                <w:sz w:val="20"/>
                <w:szCs w:val="20"/>
              </w:rPr>
              <w:lastRenderedPageBreak/>
              <w:t>Nome do caso de Uso</w:t>
            </w:r>
          </w:p>
        </w:tc>
        <w:tc>
          <w:tcPr>
            <w:tcW w:w="6098" w:type="dxa"/>
            <w:tcBorders>
              <w:top w:val="single" w:sz="4" w:space="0" w:color="000000"/>
              <w:bottom w:val="single" w:sz="4" w:space="0" w:color="000000"/>
              <w:right w:val="single" w:sz="4" w:space="0" w:color="000000"/>
            </w:tcBorders>
            <w:shd w:val="clear" w:color="auto" w:fill="auto"/>
          </w:tcPr>
          <w:p w14:paraId="45143C4E" w14:textId="77777777" w:rsidR="008C772A" w:rsidRPr="009300FF" w:rsidRDefault="008C772A" w:rsidP="008C772A">
            <w:pPr>
              <w:snapToGrid w:val="0"/>
              <w:spacing w:line="240" w:lineRule="auto"/>
              <w:rPr>
                <w:rFonts w:cs="Arial"/>
                <w:b/>
                <w:sz w:val="20"/>
                <w:szCs w:val="20"/>
              </w:rPr>
            </w:pPr>
            <w:r>
              <w:rPr>
                <w:rFonts w:cs="Arial"/>
                <w:b/>
                <w:sz w:val="20"/>
                <w:szCs w:val="20"/>
              </w:rPr>
              <w:t>UC01</w:t>
            </w:r>
            <w:r w:rsidR="00D132AF">
              <w:rPr>
                <w:rFonts w:cs="Arial"/>
                <w:b/>
                <w:sz w:val="20"/>
                <w:szCs w:val="20"/>
              </w:rPr>
              <w:t>3</w:t>
            </w:r>
            <w:r w:rsidRPr="009300FF">
              <w:rPr>
                <w:rFonts w:cs="Arial"/>
                <w:b/>
                <w:sz w:val="20"/>
                <w:szCs w:val="20"/>
              </w:rPr>
              <w:t xml:space="preserve"> – </w:t>
            </w:r>
            <w:r w:rsidR="00F1012D">
              <w:rPr>
                <w:rFonts w:cs="Arial"/>
              </w:rPr>
              <w:t>Gerar Gráfico de Itens com maior número de propostas</w:t>
            </w:r>
          </w:p>
        </w:tc>
      </w:tr>
      <w:tr w:rsidR="008C772A" w:rsidRPr="009300FF" w14:paraId="722B6105" w14:textId="77777777" w:rsidTr="008C772A">
        <w:tc>
          <w:tcPr>
            <w:tcW w:w="2865" w:type="dxa"/>
            <w:tcBorders>
              <w:left w:val="single" w:sz="4" w:space="0" w:color="000000"/>
              <w:bottom w:val="single" w:sz="4" w:space="0" w:color="000000"/>
            </w:tcBorders>
            <w:shd w:val="clear" w:color="auto" w:fill="D9D9D9"/>
          </w:tcPr>
          <w:p w14:paraId="06CE835D" w14:textId="77777777" w:rsidR="008C772A" w:rsidRPr="009300FF" w:rsidRDefault="008C772A" w:rsidP="008C772A">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B922F3F" w14:textId="77777777" w:rsidR="008C772A" w:rsidRPr="009300FF" w:rsidRDefault="008C772A" w:rsidP="008C772A">
            <w:pPr>
              <w:snapToGrid w:val="0"/>
              <w:spacing w:line="240" w:lineRule="auto"/>
              <w:rPr>
                <w:rFonts w:cs="Arial"/>
                <w:b/>
                <w:sz w:val="20"/>
                <w:szCs w:val="20"/>
              </w:rPr>
            </w:pPr>
          </w:p>
        </w:tc>
      </w:tr>
      <w:tr w:rsidR="008C772A" w:rsidRPr="009300FF" w14:paraId="7BB0E8E5" w14:textId="77777777" w:rsidTr="008C772A">
        <w:tc>
          <w:tcPr>
            <w:tcW w:w="2865" w:type="dxa"/>
            <w:tcBorders>
              <w:left w:val="single" w:sz="4" w:space="0" w:color="000000"/>
              <w:bottom w:val="single" w:sz="4" w:space="0" w:color="000000"/>
            </w:tcBorders>
            <w:shd w:val="clear" w:color="auto" w:fill="D9D9D9"/>
          </w:tcPr>
          <w:p w14:paraId="0535F48E"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1F3A942" w14:textId="77777777" w:rsidR="008C772A" w:rsidRPr="009300FF" w:rsidRDefault="008C772A" w:rsidP="008C772A">
            <w:pPr>
              <w:snapToGrid w:val="0"/>
              <w:spacing w:line="240" w:lineRule="auto"/>
              <w:rPr>
                <w:rFonts w:cs="Arial"/>
                <w:b/>
                <w:sz w:val="20"/>
                <w:szCs w:val="20"/>
              </w:rPr>
            </w:pPr>
            <w:r>
              <w:rPr>
                <w:rFonts w:cs="Arial"/>
                <w:b/>
                <w:sz w:val="20"/>
                <w:szCs w:val="20"/>
              </w:rPr>
              <w:t>Administrador</w:t>
            </w:r>
          </w:p>
        </w:tc>
      </w:tr>
      <w:tr w:rsidR="008C772A" w:rsidRPr="009300FF" w14:paraId="301D7D3E" w14:textId="77777777" w:rsidTr="008C772A">
        <w:tc>
          <w:tcPr>
            <w:tcW w:w="2865" w:type="dxa"/>
            <w:tcBorders>
              <w:left w:val="single" w:sz="4" w:space="0" w:color="000000"/>
              <w:bottom w:val="single" w:sz="4" w:space="0" w:color="000000"/>
            </w:tcBorders>
            <w:shd w:val="clear" w:color="auto" w:fill="D9D9D9"/>
          </w:tcPr>
          <w:p w14:paraId="4CE38192" w14:textId="77777777" w:rsidR="008C772A" w:rsidRPr="009300FF" w:rsidRDefault="008C772A" w:rsidP="008C772A">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EEE897E" w14:textId="77777777" w:rsidR="008C772A" w:rsidRPr="009300FF" w:rsidRDefault="008C772A" w:rsidP="008C772A">
            <w:pPr>
              <w:snapToGrid w:val="0"/>
              <w:spacing w:line="240" w:lineRule="auto"/>
              <w:rPr>
                <w:rFonts w:cs="Arial"/>
                <w:b/>
                <w:sz w:val="20"/>
                <w:szCs w:val="20"/>
              </w:rPr>
            </w:pPr>
          </w:p>
        </w:tc>
      </w:tr>
      <w:tr w:rsidR="008C772A" w:rsidRPr="009300FF" w14:paraId="1C384D8B" w14:textId="77777777" w:rsidTr="008C772A">
        <w:tc>
          <w:tcPr>
            <w:tcW w:w="2865" w:type="dxa"/>
            <w:tcBorders>
              <w:left w:val="single" w:sz="4" w:space="0" w:color="000000"/>
              <w:bottom w:val="single" w:sz="4" w:space="0" w:color="000000"/>
            </w:tcBorders>
            <w:shd w:val="clear" w:color="auto" w:fill="D9D9D9"/>
          </w:tcPr>
          <w:p w14:paraId="765A7E86"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08B4D411" w14:textId="36231538" w:rsidR="008C772A" w:rsidRPr="009300FF" w:rsidRDefault="008C772A" w:rsidP="00D132AF">
            <w:pPr>
              <w:snapToGrid w:val="0"/>
              <w:spacing w:line="240" w:lineRule="auto"/>
              <w:rPr>
                <w:rFonts w:cs="Arial"/>
                <w:b/>
                <w:sz w:val="20"/>
                <w:szCs w:val="20"/>
              </w:rPr>
            </w:pPr>
            <w:r>
              <w:rPr>
                <w:rFonts w:cs="Arial"/>
                <w:b/>
                <w:sz w:val="20"/>
                <w:szCs w:val="20"/>
              </w:rPr>
              <w:t xml:space="preserve">Administradores do </w:t>
            </w:r>
            <w:r w:rsidR="00AA5E11">
              <w:rPr>
                <w:rFonts w:cs="Arial"/>
                <w:b/>
                <w:sz w:val="20"/>
                <w:szCs w:val="20"/>
              </w:rPr>
              <w:t xml:space="preserve">sistema poderão acessar o menu </w:t>
            </w:r>
            <w:r>
              <w:rPr>
                <w:rFonts w:cs="Arial"/>
                <w:b/>
                <w:sz w:val="20"/>
                <w:szCs w:val="20"/>
              </w:rPr>
              <w:t xml:space="preserve">Gráfico </w:t>
            </w:r>
            <w:r w:rsidR="00F1012D">
              <w:rPr>
                <w:rFonts w:cs="Arial"/>
                <w:b/>
                <w:sz w:val="20"/>
                <w:szCs w:val="20"/>
              </w:rPr>
              <w:t>Itens</w:t>
            </w:r>
            <w:r>
              <w:rPr>
                <w:rFonts w:cs="Arial"/>
                <w:b/>
                <w:sz w:val="20"/>
                <w:szCs w:val="20"/>
              </w:rPr>
              <w:t xml:space="preserve"> </w:t>
            </w:r>
            <w:r w:rsidR="00F1012D">
              <w:rPr>
                <w:rFonts w:cs="Arial"/>
                <w:b/>
                <w:sz w:val="20"/>
                <w:szCs w:val="20"/>
              </w:rPr>
              <w:t>com mais propostas</w:t>
            </w:r>
            <w:r w:rsidR="00D132AF">
              <w:rPr>
                <w:rFonts w:cs="Arial"/>
                <w:b/>
                <w:sz w:val="20"/>
                <w:szCs w:val="20"/>
              </w:rPr>
              <w:t xml:space="preserve"> recebidas.</w:t>
            </w:r>
          </w:p>
        </w:tc>
      </w:tr>
      <w:tr w:rsidR="008C772A" w:rsidRPr="009300FF" w14:paraId="28CAC7BF" w14:textId="77777777" w:rsidTr="008C772A">
        <w:tc>
          <w:tcPr>
            <w:tcW w:w="2865" w:type="dxa"/>
            <w:tcBorders>
              <w:left w:val="single" w:sz="4" w:space="0" w:color="000000"/>
              <w:bottom w:val="single" w:sz="4" w:space="0" w:color="000000"/>
            </w:tcBorders>
            <w:shd w:val="clear" w:color="auto" w:fill="D9D9D9"/>
          </w:tcPr>
          <w:p w14:paraId="37039E45" w14:textId="77777777" w:rsidR="008C772A" w:rsidRPr="009300FF" w:rsidRDefault="008C772A" w:rsidP="008C772A">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20DB8F91" w14:textId="77777777" w:rsidR="008C772A" w:rsidRDefault="008C772A" w:rsidP="008C772A">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221F60A1" w14:textId="77777777" w:rsidR="008C772A" w:rsidRPr="009300FF" w:rsidRDefault="008C772A" w:rsidP="008C772A">
            <w:pPr>
              <w:snapToGrid w:val="0"/>
              <w:spacing w:line="240" w:lineRule="auto"/>
              <w:rPr>
                <w:rFonts w:cs="Arial"/>
                <w:b/>
                <w:sz w:val="20"/>
                <w:szCs w:val="20"/>
              </w:rPr>
            </w:pPr>
          </w:p>
        </w:tc>
      </w:tr>
      <w:tr w:rsidR="008C772A" w:rsidRPr="009300FF" w14:paraId="4E036CF4" w14:textId="77777777" w:rsidTr="008C772A">
        <w:tc>
          <w:tcPr>
            <w:tcW w:w="2865" w:type="dxa"/>
            <w:tcBorders>
              <w:left w:val="single" w:sz="4" w:space="0" w:color="000000"/>
              <w:bottom w:val="single" w:sz="4" w:space="0" w:color="000000"/>
            </w:tcBorders>
            <w:shd w:val="clear" w:color="auto" w:fill="D9D9D9"/>
          </w:tcPr>
          <w:p w14:paraId="065DBA44" w14:textId="77777777" w:rsidR="008C772A" w:rsidRPr="009300FF" w:rsidRDefault="008C772A" w:rsidP="008C772A">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54BF67F1" w14:textId="77777777" w:rsidR="008C772A" w:rsidRPr="009300FF" w:rsidRDefault="008C772A" w:rsidP="008C772A">
            <w:pPr>
              <w:snapToGrid w:val="0"/>
              <w:spacing w:line="240" w:lineRule="auto"/>
              <w:rPr>
                <w:rFonts w:cs="Arial"/>
                <w:b/>
                <w:sz w:val="20"/>
                <w:szCs w:val="20"/>
              </w:rPr>
            </w:pPr>
          </w:p>
        </w:tc>
      </w:tr>
      <w:tr w:rsidR="008C772A" w:rsidRPr="009300FF" w14:paraId="1A90744C" w14:textId="77777777" w:rsidTr="008C772A">
        <w:tc>
          <w:tcPr>
            <w:tcW w:w="2865" w:type="dxa"/>
            <w:tcBorders>
              <w:left w:val="single" w:sz="4" w:space="0" w:color="000000"/>
              <w:bottom w:val="single" w:sz="4" w:space="0" w:color="000000"/>
            </w:tcBorders>
            <w:shd w:val="clear" w:color="auto" w:fill="D9D9D9"/>
          </w:tcPr>
          <w:p w14:paraId="7477B5C3"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2F84F3F9" w14:textId="77777777" w:rsidR="008C772A" w:rsidRPr="009300FF" w:rsidRDefault="008C772A" w:rsidP="008C772A">
            <w:pPr>
              <w:snapToGrid w:val="0"/>
              <w:spacing w:line="240" w:lineRule="auto"/>
              <w:rPr>
                <w:rFonts w:cs="Arial"/>
                <w:b/>
                <w:sz w:val="20"/>
                <w:szCs w:val="20"/>
              </w:rPr>
            </w:pPr>
            <w:r w:rsidRPr="009300FF">
              <w:rPr>
                <w:rFonts w:cs="Arial"/>
                <w:b/>
                <w:sz w:val="20"/>
                <w:szCs w:val="20"/>
              </w:rPr>
              <w:t>Ações do sistema</w:t>
            </w:r>
          </w:p>
        </w:tc>
      </w:tr>
      <w:tr w:rsidR="008C772A" w:rsidRPr="009300FF" w14:paraId="29135A32" w14:textId="77777777" w:rsidTr="008C772A">
        <w:tc>
          <w:tcPr>
            <w:tcW w:w="2865" w:type="dxa"/>
            <w:tcBorders>
              <w:left w:val="single" w:sz="4" w:space="0" w:color="000000"/>
              <w:bottom w:val="single" w:sz="4" w:space="0" w:color="000000"/>
            </w:tcBorders>
            <w:shd w:val="clear" w:color="auto" w:fill="auto"/>
          </w:tcPr>
          <w:p w14:paraId="32CA3D1C" w14:textId="77777777" w:rsidR="008C772A" w:rsidRPr="009300FF" w:rsidRDefault="008C772A" w:rsidP="008C772A">
            <w:pPr>
              <w:snapToGrid w:val="0"/>
              <w:spacing w:line="240" w:lineRule="auto"/>
              <w:rPr>
                <w:rFonts w:cs="Arial"/>
                <w:b/>
                <w:sz w:val="20"/>
                <w:szCs w:val="20"/>
              </w:rPr>
            </w:pPr>
            <w:r w:rsidRPr="009300FF">
              <w:rPr>
                <w:rFonts w:cs="Arial"/>
                <w:b/>
                <w:sz w:val="20"/>
                <w:szCs w:val="20"/>
              </w:rPr>
              <w:t xml:space="preserve">Ator acessa a tela de </w:t>
            </w:r>
            <w:r w:rsidR="00F1012D">
              <w:rPr>
                <w:rFonts w:cs="Arial"/>
                <w:b/>
                <w:sz w:val="20"/>
                <w:szCs w:val="20"/>
              </w:rPr>
              <w:t>Gráfico Itens com mais propostas</w:t>
            </w:r>
            <w:r>
              <w:rPr>
                <w:rFonts w:cs="Arial"/>
                <w:b/>
                <w:sz w:val="20"/>
                <w:szCs w:val="20"/>
              </w:rPr>
              <w:t>;</w:t>
            </w:r>
          </w:p>
        </w:tc>
        <w:tc>
          <w:tcPr>
            <w:tcW w:w="6098" w:type="dxa"/>
            <w:tcBorders>
              <w:bottom w:val="single" w:sz="4" w:space="0" w:color="000000"/>
              <w:right w:val="single" w:sz="4" w:space="0" w:color="000000"/>
            </w:tcBorders>
            <w:shd w:val="clear" w:color="auto" w:fill="auto"/>
          </w:tcPr>
          <w:p w14:paraId="1397292D" w14:textId="77777777" w:rsidR="008C772A" w:rsidRPr="009300FF" w:rsidRDefault="008C772A" w:rsidP="008C772A">
            <w:pPr>
              <w:snapToGrid w:val="0"/>
              <w:spacing w:line="240" w:lineRule="auto"/>
              <w:rPr>
                <w:rFonts w:cs="Arial"/>
                <w:b/>
                <w:sz w:val="20"/>
                <w:szCs w:val="20"/>
              </w:rPr>
            </w:pPr>
            <w:r w:rsidRPr="009300FF">
              <w:rPr>
                <w:rFonts w:cs="Arial"/>
                <w:b/>
                <w:sz w:val="20"/>
                <w:szCs w:val="20"/>
              </w:rPr>
              <w:t>-</w:t>
            </w:r>
          </w:p>
        </w:tc>
      </w:tr>
      <w:tr w:rsidR="008C772A" w:rsidRPr="009300FF" w14:paraId="47B5DED8" w14:textId="77777777" w:rsidTr="008C772A">
        <w:tc>
          <w:tcPr>
            <w:tcW w:w="2865" w:type="dxa"/>
            <w:tcBorders>
              <w:left w:val="single" w:sz="4" w:space="0" w:color="000000"/>
              <w:bottom w:val="single" w:sz="4" w:space="0" w:color="000000"/>
            </w:tcBorders>
            <w:shd w:val="clear" w:color="auto" w:fill="auto"/>
          </w:tcPr>
          <w:p w14:paraId="66780881" w14:textId="77777777" w:rsidR="008C772A"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25EB1CA0" w14:textId="77777777" w:rsidR="008C772A" w:rsidRPr="009300FF" w:rsidRDefault="008C772A" w:rsidP="00F33CFE">
            <w:pPr>
              <w:snapToGrid w:val="0"/>
              <w:spacing w:line="240" w:lineRule="auto"/>
              <w:rPr>
                <w:rFonts w:cs="Arial"/>
                <w:b/>
                <w:sz w:val="20"/>
                <w:szCs w:val="20"/>
              </w:rPr>
            </w:pPr>
            <w:r>
              <w:rPr>
                <w:rFonts w:cs="Arial"/>
                <w:b/>
                <w:sz w:val="20"/>
                <w:szCs w:val="20"/>
              </w:rPr>
              <w:t xml:space="preserve">Sistema exibe gráfico de </w:t>
            </w:r>
            <w:r w:rsidR="00F1012D">
              <w:rPr>
                <w:rFonts w:cs="Arial"/>
                <w:b/>
                <w:sz w:val="20"/>
                <w:szCs w:val="20"/>
              </w:rPr>
              <w:t>pizza com os 10 itens</w:t>
            </w:r>
            <w:r>
              <w:rPr>
                <w:rFonts w:cs="Arial"/>
                <w:b/>
                <w:sz w:val="20"/>
                <w:szCs w:val="20"/>
              </w:rPr>
              <w:t xml:space="preserve"> </w:t>
            </w:r>
            <w:r w:rsidR="00F33CFE">
              <w:rPr>
                <w:rFonts w:cs="Arial"/>
                <w:b/>
                <w:sz w:val="20"/>
                <w:szCs w:val="20"/>
              </w:rPr>
              <w:t>cadastrados</w:t>
            </w:r>
            <w:r w:rsidR="009B1E1E">
              <w:rPr>
                <w:rFonts w:cs="Arial"/>
                <w:b/>
                <w:sz w:val="20"/>
                <w:szCs w:val="20"/>
              </w:rPr>
              <w:t xml:space="preserve"> </w:t>
            </w:r>
            <w:r w:rsidR="00F1012D">
              <w:rPr>
                <w:rFonts w:cs="Arial"/>
                <w:b/>
                <w:sz w:val="20"/>
                <w:szCs w:val="20"/>
              </w:rPr>
              <w:t>com maior nú</w:t>
            </w:r>
            <w:r w:rsidR="009B1E1E">
              <w:rPr>
                <w:rFonts w:cs="Arial"/>
                <w:b/>
                <w:sz w:val="20"/>
                <w:szCs w:val="20"/>
              </w:rPr>
              <w:t>mero de propostas recebida</w:t>
            </w:r>
            <w:r w:rsidR="00F1012D">
              <w:rPr>
                <w:rFonts w:cs="Arial"/>
                <w:b/>
                <w:sz w:val="20"/>
                <w:szCs w:val="20"/>
              </w:rPr>
              <w:t>s</w:t>
            </w:r>
            <w:r w:rsidR="009B1E1E">
              <w:rPr>
                <w:rFonts w:cs="Arial"/>
                <w:b/>
                <w:sz w:val="20"/>
                <w:szCs w:val="20"/>
              </w:rPr>
              <w:t>. (FE001</w:t>
            </w:r>
            <w:r>
              <w:rPr>
                <w:rFonts w:cs="Arial"/>
                <w:b/>
                <w:sz w:val="20"/>
                <w:szCs w:val="20"/>
              </w:rPr>
              <w:t>)</w:t>
            </w:r>
          </w:p>
        </w:tc>
      </w:tr>
      <w:tr w:rsidR="008C772A" w:rsidRPr="009300FF" w14:paraId="4786B9CD" w14:textId="77777777" w:rsidTr="008C772A">
        <w:tc>
          <w:tcPr>
            <w:tcW w:w="2865" w:type="dxa"/>
            <w:tcBorders>
              <w:left w:val="single" w:sz="4" w:space="0" w:color="000000"/>
            </w:tcBorders>
            <w:shd w:val="clear" w:color="auto" w:fill="D9D9D9"/>
          </w:tcPr>
          <w:p w14:paraId="2732F191"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686A0D22" w14:textId="77777777" w:rsidR="008C772A" w:rsidRPr="009300FF" w:rsidRDefault="008C772A" w:rsidP="008C772A">
            <w:pPr>
              <w:snapToGrid w:val="0"/>
              <w:spacing w:line="240" w:lineRule="auto"/>
              <w:rPr>
                <w:rFonts w:cs="Arial"/>
                <w:b/>
                <w:sz w:val="20"/>
                <w:szCs w:val="20"/>
              </w:rPr>
            </w:pPr>
          </w:p>
        </w:tc>
      </w:tr>
      <w:tr w:rsidR="008C772A" w:rsidRPr="009300FF" w14:paraId="5A10F318" w14:textId="77777777" w:rsidTr="008C772A">
        <w:tc>
          <w:tcPr>
            <w:tcW w:w="2865" w:type="dxa"/>
            <w:tcBorders>
              <w:left w:val="single" w:sz="4" w:space="0" w:color="000000"/>
            </w:tcBorders>
            <w:shd w:val="clear" w:color="auto" w:fill="D9D9D9"/>
          </w:tcPr>
          <w:p w14:paraId="1692CF42" w14:textId="77777777" w:rsidR="008C772A" w:rsidRPr="009300FF" w:rsidRDefault="008C772A" w:rsidP="008C772A">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925CC07" w14:textId="77777777" w:rsidR="008C772A" w:rsidRPr="009300FF" w:rsidRDefault="008C772A" w:rsidP="008C772A">
            <w:pPr>
              <w:snapToGrid w:val="0"/>
              <w:spacing w:line="240" w:lineRule="auto"/>
              <w:rPr>
                <w:rFonts w:cs="Arial"/>
                <w:b/>
                <w:sz w:val="20"/>
                <w:szCs w:val="20"/>
              </w:rPr>
            </w:pPr>
          </w:p>
        </w:tc>
      </w:tr>
      <w:tr w:rsidR="008C772A" w:rsidRPr="009300FF" w14:paraId="65410F6E" w14:textId="77777777" w:rsidTr="008C772A">
        <w:tc>
          <w:tcPr>
            <w:tcW w:w="2865" w:type="dxa"/>
            <w:tcBorders>
              <w:left w:val="single" w:sz="4" w:space="0" w:color="000000"/>
            </w:tcBorders>
            <w:shd w:val="clear" w:color="auto" w:fill="D9D9D9"/>
          </w:tcPr>
          <w:p w14:paraId="574AD5A8" w14:textId="77777777" w:rsidR="008C772A" w:rsidRPr="009300FF" w:rsidRDefault="008C772A" w:rsidP="008C772A">
            <w:pPr>
              <w:snapToGrid w:val="0"/>
              <w:spacing w:line="240" w:lineRule="auto"/>
              <w:rPr>
                <w:rFonts w:cs="Arial"/>
                <w:b/>
                <w:sz w:val="20"/>
                <w:szCs w:val="20"/>
              </w:rPr>
            </w:pPr>
          </w:p>
        </w:tc>
        <w:tc>
          <w:tcPr>
            <w:tcW w:w="6098" w:type="dxa"/>
            <w:tcBorders>
              <w:right w:val="single" w:sz="4" w:space="0" w:color="000000"/>
            </w:tcBorders>
            <w:shd w:val="clear" w:color="auto" w:fill="auto"/>
          </w:tcPr>
          <w:p w14:paraId="6CF3641F" w14:textId="77777777" w:rsidR="008C772A" w:rsidRDefault="008C772A" w:rsidP="008C772A">
            <w:pPr>
              <w:snapToGrid w:val="0"/>
              <w:spacing w:line="240" w:lineRule="auto"/>
              <w:rPr>
                <w:rFonts w:cs="Arial"/>
                <w:b/>
                <w:sz w:val="20"/>
                <w:szCs w:val="20"/>
              </w:rPr>
            </w:pPr>
          </w:p>
          <w:p w14:paraId="5054EE26" w14:textId="77777777" w:rsidR="008C772A" w:rsidRPr="009300FF" w:rsidRDefault="008C772A" w:rsidP="008C772A">
            <w:pPr>
              <w:snapToGrid w:val="0"/>
              <w:spacing w:line="240" w:lineRule="auto"/>
              <w:rPr>
                <w:rFonts w:cs="Arial"/>
                <w:b/>
                <w:sz w:val="20"/>
                <w:szCs w:val="20"/>
              </w:rPr>
            </w:pPr>
            <w:r>
              <w:rPr>
                <w:rFonts w:cs="Arial"/>
                <w:b/>
                <w:sz w:val="20"/>
                <w:szCs w:val="20"/>
              </w:rPr>
              <w:t>MSG002 – Nenhum registro encontrado.</w:t>
            </w:r>
          </w:p>
        </w:tc>
      </w:tr>
      <w:tr w:rsidR="008C772A" w:rsidRPr="009300FF" w14:paraId="0F93D123" w14:textId="77777777" w:rsidTr="008C772A">
        <w:tc>
          <w:tcPr>
            <w:tcW w:w="2865" w:type="dxa"/>
            <w:tcBorders>
              <w:left w:val="single" w:sz="4" w:space="0" w:color="auto"/>
              <w:bottom w:val="single" w:sz="4" w:space="0" w:color="000000"/>
            </w:tcBorders>
            <w:shd w:val="clear" w:color="auto" w:fill="D9D9D9"/>
          </w:tcPr>
          <w:p w14:paraId="0BF9D0D2" w14:textId="77777777" w:rsidR="008C772A" w:rsidRPr="009300FF" w:rsidRDefault="008C772A" w:rsidP="008C772A">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9CCC44F" w14:textId="77777777" w:rsidR="008C772A" w:rsidRPr="009300FF" w:rsidRDefault="008C772A" w:rsidP="008C772A">
            <w:pPr>
              <w:snapToGrid w:val="0"/>
              <w:spacing w:line="240" w:lineRule="auto"/>
              <w:rPr>
                <w:rFonts w:cs="Arial"/>
                <w:b/>
                <w:sz w:val="20"/>
                <w:szCs w:val="20"/>
              </w:rPr>
            </w:pPr>
          </w:p>
        </w:tc>
      </w:tr>
      <w:tr w:rsidR="008C772A" w:rsidRPr="009300FF" w14:paraId="2E255DC8" w14:textId="77777777" w:rsidTr="008C772A">
        <w:tc>
          <w:tcPr>
            <w:tcW w:w="2865" w:type="dxa"/>
            <w:tcBorders>
              <w:left w:val="single" w:sz="4" w:space="0" w:color="auto"/>
              <w:bottom w:val="single" w:sz="4" w:space="0" w:color="000000"/>
            </w:tcBorders>
            <w:shd w:val="clear" w:color="auto" w:fill="D9D9D9"/>
          </w:tcPr>
          <w:p w14:paraId="34CAD54D" w14:textId="77777777" w:rsidR="008C772A" w:rsidRPr="009300FF" w:rsidRDefault="008C772A" w:rsidP="008C772A">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6465BD8B" w14:textId="77777777" w:rsidR="008C772A" w:rsidRPr="009300FF" w:rsidRDefault="008C772A" w:rsidP="008C772A">
            <w:pPr>
              <w:snapToGrid w:val="0"/>
              <w:spacing w:line="240" w:lineRule="auto"/>
              <w:rPr>
                <w:rFonts w:cs="Arial"/>
                <w:b/>
                <w:sz w:val="20"/>
                <w:szCs w:val="20"/>
              </w:rPr>
            </w:pPr>
          </w:p>
        </w:tc>
      </w:tr>
      <w:tr w:rsidR="008C772A" w:rsidRPr="009300FF" w14:paraId="05723000" w14:textId="77777777" w:rsidTr="008C772A">
        <w:tc>
          <w:tcPr>
            <w:tcW w:w="8963" w:type="dxa"/>
            <w:gridSpan w:val="2"/>
            <w:tcBorders>
              <w:left w:val="single" w:sz="4" w:space="0" w:color="auto"/>
              <w:bottom w:val="single" w:sz="4" w:space="0" w:color="000000"/>
              <w:right w:val="single" w:sz="4" w:space="0" w:color="000000"/>
            </w:tcBorders>
            <w:shd w:val="clear" w:color="auto" w:fill="D9D9D9"/>
          </w:tcPr>
          <w:p w14:paraId="6A8B84CA" w14:textId="77777777" w:rsidR="008C772A" w:rsidRPr="009300FF" w:rsidRDefault="008C772A" w:rsidP="008C772A">
            <w:pPr>
              <w:snapToGrid w:val="0"/>
              <w:spacing w:line="240" w:lineRule="auto"/>
              <w:rPr>
                <w:rFonts w:cs="Arial"/>
                <w:b/>
                <w:sz w:val="20"/>
                <w:szCs w:val="20"/>
              </w:rPr>
            </w:pPr>
            <w:r w:rsidRPr="009300FF">
              <w:rPr>
                <w:rFonts w:cs="Arial"/>
              </w:rPr>
              <w:t>Todos os campos apresentados</w:t>
            </w:r>
            <w:r>
              <w:rPr>
                <w:rFonts w:cs="Arial"/>
              </w:rPr>
              <w:t xml:space="preserve"> no formulário são obrigatórios.</w:t>
            </w:r>
          </w:p>
        </w:tc>
      </w:tr>
      <w:tr w:rsidR="008C772A" w:rsidRPr="009300FF" w14:paraId="06DF7194" w14:textId="77777777" w:rsidTr="008C772A">
        <w:tc>
          <w:tcPr>
            <w:tcW w:w="2865" w:type="dxa"/>
            <w:tcBorders>
              <w:left w:val="single" w:sz="4" w:space="0" w:color="auto"/>
              <w:bottom w:val="single" w:sz="4" w:space="0" w:color="000000"/>
            </w:tcBorders>
          </w:tcPr>
          <w:p w14:paraId="08A811B9" w14:textId="77777777" w:rsidR="008C772A" w:rsidRPr="009300FF" w:rsidRDefault="008C772A" w:rsidP="008C772A">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32BC8FA5" w14:textId="77777777" w:rsidR="008C772A" w:rsidRPr="009300FF" w:rsidRDefault="008C772A" w:rsidP="008C772A">
            <w:pPr>
              <w:snapToGrid w:val="0"/>
              <w:spacing w:line="240" w:lineRule="auto"/>
              <w:rPr>
                <w:rFonts w:cs="Arial"/>
                <w:b/>
                <w:sz w:val="20"/>
                <w:szCs w:val="20"/>
              </w:rPr>
            </w:pPr>
          </w:p>
        </w:tc>
      </w:tr>
      <w:tr w:rsidR="008C772A" w:rsidRPr="009300FF" w14:paraId="6B52741F" w14:textId="77777777" w:rsidTr="008C772A">
        <w:tc>
          <w:tcPr>
            <w:tcW w:w="2865" w:type="dxa"/>
            <w:tcBorders>
              <w:left w:val="single" w:sz="4" w:space="0" w:color="auto"/>
              <w:bottom w:val="single" w:sz="4" w:space="0" w:color="000000"/>
            </w:tcBorders>
            <w:shd w:val="clear" w:color="auto" w:fill="D9D9D9"/>
          </w:tcPr>
          <w:p w14:paraId="4514FCED" w14:textId="77777777" w:rsidR="008C772A" w:rsidRPr="009300FF" w:rsidRDefault="009B1E1E" w:rsidP="008C772A">
            <w:pPr>
              <w:snapToGrid w:val="0"/>
              <w:spacing w:line="240" w:lineRule="auto"/>
              <w:rPr>
                <w:rFonts w:cs="Arial"/>
                <w:b/>
                <w:sz w:val="20"/>
                <w:szCs w:val="20"/>
              </w:rPr>
            </w:pPr>
            <w:r>
              <w:rPr>
                <w:rFonts w:cs="Arial"/>
                <w:b/>
                <w:sz w:val="20"/>
                <w:szCs w:val="20"/>
              </w:rPr>
              <w:t>(FE001</w:t>
            </w:r>
            <w:r w:rsidR="008C772A" w:rsidRPr="009300FF">
              <w:rPr>
                <w:rFonts w:cs="Arial"/>
                <w:b/>
                <w:sz w:val="20"/>
                <w:szCs w:val="20"/>
              </w:rPr>
              <w:t xml:space="preserve">) – </w:t>
            </w:r>
            <w:r w:rsidR="008C772A">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5137F8D9" w14:textId="2C37CC5C" w:rsidR="008C772A" w:rsidRPr="009300FF" w:rsidRDefault="008314C4" w:rsidP="008C772A">
            <w:pPr>
              <w:snapToGrid w:val="0"/>
              <w:spacing w:line="240" w:lineRule="auto"/>
              <w:rPr>
                <w:rFonts w:cs="Arial"/>
                <w:b/>
                <w:sz w:val="20"/>
                <w:szCs w:val="20"/>
              </w:rPr>
            </w:pPr>
            <w:r>
              <w:rPr>
                <w:rFonts w:cs="Arial"/>
                <w:b/>
                <w:sz w:val="20"/>
                <w:szCs w:val="20"/>
              </w:rPr>
              <w:t>-</w:t>
            </w:r>
          </w:p>
        </w:tc>
      </w:tr>
      <w:tr w:rsidR="008C772A" w:rsidRPr="009300FF" w14:paraId="4B214611" w14:textId="77777777" w:rsidTr="008C772A">
        <w:tc>
          <w:tcPr>
            <w:tcW w:w="2865" w:type="dxa"/>
            <w:tcBorders>
              <w:left w:val="single" w:sz="4" w:space="0" w:color="auto"/>
              <w:bottom w:val="single" w:sz="4" w:space="0" w:color="000000"/>
            </w:tcBorders>
            <w:shd w:val="clear" w:color="auto" w:fill="D9D9D9"/>
          </w:tcPr>
          <w:p w14:paraId="553DBA8D" w14:textId="03DD307A" w:rsidR="008C772A" w:rsidRPr="009300FF" w:rsidRDefault="008314C4" w:rsidP="008C772A">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3C2AA5A4" w14:textId="27099C5A" w:rsidR="008C772A" w:rsidRPr="009300FF" w:rsidRDefault="009B1E1E" w:rsidP="008C772A">
            <w:pPr>
              <w:snapToGrid w:val="0"/>
              <w:spacing w:line="240" w:lineRule="auto"/>
              <w:rPr>
                <w:rFonts w:cs="Arial"/>
                <w:b/>
                <w:sz w:val="20"/>
                <w:szCs w:val="20"/>
              </w:rPr>
            </w:pPr>
            <w:r>
              <w:rPr>
                <w:rFonts w:cs="Arial"/>
                <w:b/>
                <w:sz w:val="20"/>
                <w:szCs w:val="20"/>
              </w:rPr>
              <w:t>Sistema exibe a mensagem MSG001</w:t>
            </w:r>
            <w:r w:rsidR="00332DBA">
              <w:rPr>
                <w:rFonts w:cs="Arial"/>
                <w:b/>
                <w:sz w:val="20"/>
                <w:szCs w:val="20"/>
              </w:rPr>
              <w:t xml:space="preserve"> por não encontrar nenhum</w:t>
            </w:r>
            <w:r w:rsidR="008C772A">
              <w:rPr>
                <w:rFonts w:cs="Arial"/>
                <w:b/>
                <w:sz w:val="20"/>
                <w:szCs w:val="20"/>
              </w:rPr>
              <w:t xml:space="preserve"> registro e não exibe gráfico.</w:t>
            </w:r>
          </w:p>
        </w:tc>
      </w:tr>
    </w:tbl>
    <w:p w14:paraId="5689CA93" w14:textId="77777777" w:rsidR="008C772A" w:rsidRPr="009300FF" w:rsidRDefault="008C772A" w:rsidP="008C772A">
      <w:pPr>
        <w:rPr>
          <w:rFonts w:cs="Arial"/>
        </w:rPr>
      </w:pPr>
    </w:p>
    <w:p w14:paraId="7F2D3F6B" w14:textId="77777777" w:rsidR="00D132AF" w:rsidRDefault="00D132AF" w:rsidP="00D132AF">
      <w:pPr>
        <w:jc w:val="center"/>
        <w:rPr>
          <w:rFonts w:cs="Arial"/>
        </w:rPr>
      </w:pPr>
    </w:p>
    <w:p w14:paraId="05E6D9CB" w14:textId="77777777" w:rsidR="00D132AF" w:rsidRPr="009300FF" w:rsidRDefault="00D132AF" w:rsidP="00D132AF">
      <w:pPr>
        <w:jc w:val="center"/>
        <w:rPr>
          <w:rFonts w:cs="Arial"/>
          <w:b/>
          <w:bCs/>
        </w:rPr>
      </w:pPr>
      <w:r>
        <w:rPr>
          <w:rFonts w:cs="Arial"/>
        </w:rPr>
        <w:t>Tabela 14</w:t>
      </w:r>
      <w:r w:rsidRPr="009300FF">
        <w:rPr>
          <w:rFonts w:cs="Arial"/>
        </w:rPr>
        <w:t>:</w:t>
      </w:r>
      <w:r w:rsidR="00825E92">
        <w:rPr>
          <w:rFonts w:cs="Arial"/>
        </w:rPr>
        <w:t xml:space="preserve"> Descrição</w:t>
      </w:r>
      <w:r w:rsidRPr="009300FF">
        <w:rPr>
          <w:rFonts w:cs="Arial"/>
        </w:rPr>
        <w:t xml:space="preserve"> </w:t>
      </w:r>
      <w:r>
        <w:rPr>
          <w:rFonts w:cs="Arial"/>
        </w:rPr>
        <w:t>Gerar Gráfico de clientes por cidade</w:t>
      </w:r>
    </w:p>
    <w:tbl>
      <w:tblPr>
        <w:tblW w:w="0" w:type="auto"/>
        <w:tblInd w:w="167" w:type="dxa"/>
        <w:tblLayout w:type="fixed"/>
        <w:tblLook w:val="0000" w:firstRow="0" w:lastRow="0" w:firstColumn="0" w:lastColumn="0" w:noHBand="0" w:noVBand="0"/>
      </w:tblPr>
      <w:tblGrid>
        <w:gridCol w:w="2865"/>
        <w:gridCol w:w="6098"/>
      </w:tblGrid>
      <w:tr w:rsidR="00D132AF" w:rsidRPr="009300FF" w14:paraId="1D51A864" w14:textId="77777777" w:rsidTr="00605276">
        <w:tc>
          <w:tcPr>
            <w:tcW w:w="2865" w:type="dxa"/>
            <w:tcBorders>
              <w:top w:val="single" w:sz="4" w:space="0" w:color="000000"/>
              <w:left w:val="single" w:sz="4" w:space="0" w:color="000000"/>
              <w:bottom w:val="single" w:sz="4" w:space="0" w:color="000000"/>
            </w:tcBorders>
            <w:shd w:val="clear" w:color="auto" w:fill="D9D9D9"/>
          </w:tcPr>
          <w:p w14:paraId="043E0635" w14:textId="77777777" w:rsidR="00D132AF" w:rsidRPr="009300FF" w:rsidRDefault="00D132AF" w:rsidP="00605276">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5A80E157" w14:textId="77777777" w:rsidR="00D132AF" w:rsidRPr="009300FF" w:rsidRDefault="00D132AF" w:rsidP="00605276">
            <w:pPr>
              <w:snapToGrid w:val="0"/>
              <w:spacing w:line="240" w:lineRule="auto"/>
              <w:rPr>
                <w:rFonts w:cs="Arial"/>
                <w:b/>
                <w:sz w:val="20"/>
                <w:szCs w:val="20"/>
              </w:rPr>
            </w:pPr>
            <w:r>
              <w:rPr>
                <w:rFonts w:cs="Arial"/>
                <w:b/>
                <w:sz w:val="20"/>
                <w:szCs w:val="20"/>
              </w:rPr>
              <w:t>UC011</w:t>
            </w:r>
            <w:r w:rsidRPr="009300FF">
              <w:rPr>
                <w:rFonts w:cs="Arial"/>
                <w:b/>
                <w:sz w:val="20"/>
                <w:szCs w:val="20"/>
              </w:rPr>
              <w:t xml:space="preserve"> – </w:t>
            </w:r>
            <w:r>
              <w:rPr>
                <w:rFonts w:cs="Arial"/>
              </w:rPr>
              <w:t>Gerar Gráfico de clientes por cidade</w:t>
            </w:r>
          </w:p>
        </w:tc>
      </w:tr>
      <w:tr w:rsidR="00D132AF" w:rsidRPr="009300FF" w14:paraId="21ADA352" w14:textId="77777777" w:rsidTr="00605276">
        <w:tc>
          <w:tcPr>
            <w:tcW w:w="2865" w:type="dxa"/>
            <w:tcBorders>
              <w:left w:val="single" w:sz="4" w:space="0" w:color="000000"/>
              <w:bottom w:val="single" w:sz="4" w:space="0" w:color="000000"/>
            </w:tcBorders>
            <w:shd w:val="clear" w:color="auto" w:fill="D9D9D9"/>
          </w:tcPr>
          <w:p w14:paraId="60B5B960" w14:textId="77777777" w:rsidR="00D132AF" w:rsidRPr="009300FF" w:rsidRDefault="00D132AF" w:rsidP="00605276">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69588CB" w14:textId="77777777" w:rsidR="00D132AF" w:rsidRPr="009300FF" w:rsidRDefault="00D132AF" w:rsidP="00605276">
            <w:pPr>
              <w:snapToGrid w:val="0"/>
              <w:spacing w:line="240" w:lineRule="auto"/>
              <w:rPr>
                <w:rFonts w:cs="Arial"/>
                <w:b/>
                <w:sz w:val="20"/>
                <w:szCs w:val="20"/>
              </w:rPr>
            </w:pPr>
          </w:p>
        </w:tc>
      </w:tr>
      <w:tr w:rsidR="00D132AF" w:rsidRPr="009300FF" w14:paraId="04F9E3C1" w14:textId="77777777" w:rsidTr="00605276">
        <w:tc>
          <w:tcPr>
            <w:tcW w:w="2865" w:type="dxa"/>
            <w:tcBorders>
              <w:left w:val="single" w:sz="4" w:space="0" w:color="000000"/>
              <w:bottom w:val="single" w:sz="4" w:space="0" w:color="000000"/>
            </w:tcBorders>
            <w:shd w:val="clear" w:color="auto" w:fill="D9D9D9"/>
          </w:tcPr>
          <w:p w14:paraId="1D5F56E2" w14:textId="77777777" w:rsidR="00D132AF" w:rsidRPr="009300FF" w:rsidRDefault="00D132AF" w:rsidP="00605276">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D94EAA0" w14:textId="77777777" w:rsidR="00D132AF" w:rsidRPr="009300FF" w:rsidRDefault="00D132AF" w:rsidP="00605276">
            <w:pPr>
              <w:snapToGrid w:val="0"/>
              <w:spacing w:line="240" w:lineRule="auto"/>
              <w:rPr>
                <w:rFonts w:cs="Arial"/>
                <w:b/>
                <w:sz w:val="20"/>
                <w:szCs w:val="20"/>
              </w:rPr>
            </w:pPr>
            <w:r>
              <w:rPr>
                <w:rFonts w:cs="Arial"/>
                <w:b/>
                <w:sz w:val="20"/>
                <w:szCs w:val="20"/>
              </w:rPr>
              <w:t>Administrador</w:t>
            </w:r>
          </w:p>
        </w:tc>
      </w:tr>
      <w:tr w:rsidR="00D132AF" w:rsidRPr="009300FF" w14:paraId="59EC70A0" w14:textId="77777777" w:rsidTr="00605276">
        <w:tc>
          <w:tcPr>
            <w:tcW w:w="2865" w:type="dxa"/>
            <w:tcBorders>
              <w:left w:val="single" w:sz="4" w:space="0" w:color="000000"/>
              <w:bottom w:val="single" w:sz="4" w:space="0" w:color="000000"/>
            </w:tcBorders>
            <w:shd w:val="clear" w:color="auto" w:fill="D9D9D9"/>
          </w:tcPr>
          <w:p w14:paraId="01A31EAF" w14:textId="77777777" w:rsidR="00D132AF" w:rsidRPr="009300FF" w:rsidRDefault="00D132AF" w:rsidP="00605276">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69DCE28F" w14:textId="77777777" w:rsidR="00D132AF" w:rsidRPr="009300FF" w:rsidRDefault="00D132AF" w:rsidP="00605276">
            <w:pPr>
              <w:snapToGrid w:val="0"/>
              <w:spacing w:line="240" w:lineRule="auto"/>
              <w:rPr>
                <w:rFonts w:cs="Arial"/>
                <w:b/>
                <w:sz w:val="20"/>
                <w:szCs w:val="20"/>
              </w:rPr>
            </w:pPr>
          </w:p>
        </w:tc>
      </w:tr>
      <w:tr w:rsidR="00D132AF" w:rsidRPr="009300FF" w14:paraId="4ACA45F7" w14:textId="77777777" w:rsidTr="00605276">
        <w:tc>
          <w:tcPr>
            <w:tcW w:w="2865" w:type="dxa"/>
            <w:tcBorders>
              <w:left w:val="single" w:sz="4" w:space="0" w:color="000000"/>
              <w:bottom w:val="single" w:sz="4" w:space="0" w:color="000000"/>
            </w:tcBorders>
            <w:shd w:val="clear" w:color="auto" w:fill="D9D9D9"/>
          </w:tcPr>
          <w:p w14:paraId="5EA985E9" w14:textId="77777777" w:rsidR="00D132AF" w:rsidRPr="009300FF" w:rsidRDefault="00D132AF" w:rsidP="00605276">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2883290B" w14:textId="7AF1C5C7" w:rsidR="00D132AF" w:rsidRPr="009300FF" w:rsidRDefault="00D132AF" w:rsidP="00AA5E11">
            <w:pPr>
              <w:snapToGrid w:val="0"/>
              <w:spacing w:line="240" w:lineRule="auto"/>
              <w:rPr>
                <w:rFonts w:cs="Arial"/>
                <w:b/>
                <w:sz w:val="20"/>
                <w:szCs w:val="20"/>
              </w:rPr>
            </w:pPr>
            <w:r>
              <w:rPr>
                <w:rFonts w:cs="Arial"/>
                <w:b/>
                <w:sz w:val="20"/>
                <w:szCs w:val="20"/>
              </w:rPr>
              <w:t>Administradores do sistema poderão acessar o menu Gráfico Clientes por Cidade.</w:t>
            </w:r>
          </w:p>
        </w:tc>
      </w:tr>
      <w:tr w:rsidR="00D132AF" w:rsidRPr="009300FF" w14:paraId="09081F63" w14:textId="77777777" w:rsidTr="00605276">
        <w:tc>
          <w:tcPr>
            <w:tcW w:w="2865" w:type="dxa"/>
            <w:tcBorders>
              <w:left w:val="single" w:sz="4" w:space="0" w:color="000000"/>
              <w:bottom w:val="single" w:sz="4" w:space="0" w:color="000000"/>
            </w:tcBorders>
            <w:shd w:val="clear" w:color="auto" w:fill="D9D9D9"/>
          </w:tcPr>
          <w:p w14:paraId="4CEAECB2" w14:textId="77777777" w:rsidR="00D132AF" w:rsidRPr="009300FF" w:rsidRDefault="00D132AF" w:rsidP="00605276">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B874BF1" w14:textId="77777777" w:rsidR="00D132AF" w:rsidRDefault="00D132AF" w:rsidP="00605276">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 xml:space="preserve"> e ser Administrador.</w:t>
            </w:r>
          </w:p>
          <w:p w14:paraId="4079503E" w14:textId="77777777" w:rsidR="00D132AF" w:rsidRPr="009300FF" w:rsidRDefault="00D132AF" w:rsidP="00605276">
            <w:pPr>
              <w:snapToGrid w:val="0"/>
              <w:spacing w:line="240" w:lineRule="auto"/>
              <w:rPr>
                <w:rFonts w:cs="Arial"/>
                <w:b/>
                <w:sz w:val="20"/>
                <w:szCs w:val="20"/>
              </w:rPr>
            </w:pPr>
          </w:p>
        </w:tc>
      </w:tr>
      <w:tr w:rsidR="00D132AF" w:rsidRPr="009300FF" w14:paraId="556E30A4" w14:textId="77777777" w:rsidTr="00605276">
        <w:tc>
          <w:tcPr>
            <w:tcW w:w="2865" w:type="dxa"/>
            <w:tcBorders>
              <w:left w:val="single" w:sz="4" w:space="0" w:color="000000"/>
              <w:bottom w:val="single" w:sz="4" w:space="0" w:color="000000"/>
            </w:tcBorders>
            <w:shd w:val="clear" w:color="auto" w:fill="D9D9D9"/>
          </w:tcPr>
          <w:p w14:paraId="17A8C9AC" w14:textId="77777777" w:rsidR="00D132AF" w:rsidRPr="009300FF" w:rsidRDefault="00D132AF" w:rsidP="00605276">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414D8182" w14:textId="77777777" w:rsidR="00D132AF" w:rsidRPr="009300FF" w:rsidRDefault="00D132AF" w:rsidP="00605276">
            <w:pPr>
              <w:snapToGrid w:val="0"/>
              <w:spacing w:line="240" w:lineRule="auto"/>
              <w:rPr>
                <w:rFonts w:cs="Arial"/>
                <w:b/>
                <w:sz w:val="20"/>
                <w:szCs w:val="20"/>
              </w:rPr>
            </w:pPr>
          </w:p>
        </w:tc>
      </w:tr>
      <w:tr w:rsidR="00D132AF" w:rsidRPr="009300FF" w14:paraId="69CA8A3A" w14:textId="77777777" w:rsidTr="00605276">
        <w:tc>
          <w:tcPr>
            <w:tcW w:w="2865" w:type="dxa"/>
            <w:tcBorders>
              <w:left w:val="single" w:sz="4" w:space="0" w:color="000000"/>
              <w:bottom w:val="single" w:sz="4" w:space="0" w:color="000000"/>
            </w:tcBorders>
            <w:shd w:val="clear" w:color="auto" w:fill="D9D9D9"/>
          </w:tcPr>
          <w:p w14:paraId="7F4CEA4D" w14:textId="77777777" w:rsidR="00D132AF" w:rsidRPr="009300FF" w:rsidRDefault="00D132AF"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44C58D4D" w14:textId="77777777" w:rsidR="00D132AF" w:rsidRPr="009300FF" w:rsidRDefault="00D132AF" w:rsidP="00605276">
            <w:pPr>
              <w:snapToGrid w:val="0"/>
              <w:spacing w:line="240" w:lineRule="auto"/>
              <w:rPr>
                <w:rFonts w:cs="Arial"/>
                <w:b/>
                <w:sz w:val="20"/>
                <w:szCs w:val="20"/>
              </w:rPr>
            </w:pPr>
            <w:r w:rsidRPr="009300FF">
              <w:rPr>
                <w:rFonts w:cs="Arial"/>
                <w:b/>
                <w:sz w:val="20"/>
                <w:szCs w:val="20"/>
              </w:rPr>
              <w:t>Ações do sistema</w:t>
            </w:r>
          </w:p>
        </w:tc>
      </w:tr>
      <w:tr w:rsidR="00D132AF" w:rsidRPr="009300FF" w14:paraId="7F27195F" w14:textId="77777777" w:rsidTr="00605276">
        <w:tc>
          <w:tcPr>
            <w:tcW w:w="2865" w:type="dxa"/>
            <w:tcBorders>
              <w:left w:val="single" w:sz="4" w:space="0" w:color="000000"/>
              <w:bottom w:val="single" w:sz="4" w:space="0" w:color="000000"/>
            </w:tcBorders>
            <w:shd w:val="clear" w:color="auto" w:fill="auto"/>
          </w:tcPr>
          <w:p w14:paraId="1A25C94F" w14:textId="77777777" w:rsidR="00D132AF" w:rsidRPr="009300FF" w:rsidRDefault="00D132AF" w:rsidP="00605276">
            <w:pPr>
              <w:snapToGrid w:val="0"/>
              <w:spacing w:line="240" w:lineRule="auto"/>
              <w:rPr>
                <w:rFonts w:cs="Arial"/>
                <w:b/>
                <w:sz w:val="20"/>
                <w:szCs w:val="20"/>
              </w:rPr>
            </w:pPr>
            <w:r w:rsidRPr="009300FF">
              <w:rPr>
                <w:rFonts w:cs="Arial"/>
                <w:b/>
                <w:sz w:val="20"/>
                <w:szCs w:val="20"/>
              </w:rPr>
              <w:t xml:space="preserve">Ator acessa a tela de </w:t>
            </w:r>
            <w:r>
              <w:rPr>
                <w:rFonts w:cs="Arial"/>
                <w:b/>
                <w:sz w:val="20"/>
                <w:szCs w:val="20"/>
              </w:rPr>
              <w:t>Gráfico Itens com mais propostas;</w:t>
            </w:r>
          </w:p>
        </w:tc>
        <w:tc>
          <w:tcPr>
            <w:tcW w:w="6098" w:type="dxa"/>
            <w:tcBorders>
              <w:bottom w:val="single" w:sz="4" w:space="0" w:color="000000"/>
              <w:right w:val="single" w:sz="4" w:space="0" w:color="000000"/>
            </w:tcBorders>
            <w:shd w:val="clear" w:color="auto" w:fill="auto"/>
          </w:tcPr>
          <w:p w14:paraId="36A8A74E" w14:textId="77777777" w:rsidR="00D132AF" w:rsidRPr="009300FF" w:rsidRDefault="00D132AF" w:rsidP="00605276">
            <w:pPr>
              <w:snapToGrid w:val="0"/>
              <w:spacing w:line="240" w:lineRule="auto"/>
              <w:rPr>
                <w:rFonts w:cs="Arial"/>
                <w:b/>
                <w:sz w:val="20"/>
                <w:szCs w:val="20"/>
              </w:rPr>
            </w:pPr>
            <w:r w:rsidRPr="009300FF">
              <w:rPr>
                <w:rFonts w:cs="Arial"/>
                <w:b/>
                <w:sz w:val="20"/>
                <w:szCs w:val="20"/>
              </w:rPr>
              <w:t>-</w:t>
            </w:r>
          </w:p>
        </w:tc>
      </w:tr>
      <w:tr w:rsidR="00D132AF" w:rsidRPr="009300FF" w14:paraId="1BFE1220" w14:textId="77777777" w:rsidTr="00605276">
        <w:tc>
          <w:tcPr>
            <w:tcW w:w="2865" w:type="dxa"/>
            <w:tcBorders>
              <w:left w:val="single" w:sz="4" w:space="0" w:color="000000"/>
              <w:bottom w:val="single" w:sz="4" w:space="0" w:color="000000"/>
            </w:tcBorders>
            <w:shd w:val="clear" w:color="auto" w:fill="auto"/>
          </w:tcPr>
          <w:p w14:paraId="1A056101" w14:textId="77777777" w:rsidR="00D132AF" w:rsidRDefault="00D132AF"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5B6710D8" w14:textId="77777777" w:rsidR="00D132AF" w:rsidRPr="009300FF" w:rsidRDefault="00D132AF" w:rsidP="00345305">
            <w:pPr>
              <w:snapToGrid w:val="0"/>
              <w:spacing w:line="240" w:lineRule="auto"/>
              <w:rPr>
                <w:rFonts w:cs="Arial"/>
                <w:b/>
                <w:sz w:val="20"/>
                <w:szCs w:val="20"/>
              </w:rPr>
            </w:pPr>
            <w:r>
              <w:rPr>
                <w:rFonts w:cs="Arial"/>
                <w:b/>
                <w:sz w:val="20"/>
                <w:szCs w:val="20"/>
              </w:rPr>
              <w:t xml:space="preserve">Sistema exibe gráfico de </w:t>
            </w:r>
            <w:r w:rsidR="00345305">
              <w:rPr>
                <w:rFonts w:cs="Arial"/>
                <w:b/>
                <w:sz w:val="20"/>
                <w:szCs w:val="20"/>
              </w:rPr>
              <w:t>barra horizontal</w:t>
            </w:r>
            <w:r>
              <w:rPr>
                <w:rFonts w:cs="Arial"/>
                <w:b/>
                <w:sz w:val="20"/>
                <w:szCs w:val="20"/>
              </w:rPr>
              <w:t xml:space="preserve"> com os 10 itens </w:t>
            </w:r>
            <w:r w:rsidR="00F33CFE">
              <w:rPr>
                <w:rFonts w:cs="Arial"/>
                <w:b/>
                <w:sz w:val="20"/>
                <w:szCs w:val="20"/>
              </w:rPr>
              <w:t>cadastrados</w:t>
            </w:r>
            <w:r>
              <w:rPr>
                <w:rFonts w:cs="Arial"/>
                <w:b/>
                <w:sz w:val="20"/>
                <w:szCs w:val="20"/>
              </w:rPr>
              <w:t xml:space="preserve"> com maior número de propostas recebidas. (FE001)</w:t>
            </w:r>
          </w:p>
        </w:tc>
      </w:tr>
      <w:tr w:rsidR="00D132AF" w:rsidRPr="009300FF" w14:paraId="15CB27B5" w14:textId="77777777" w:rsidTr="00605276">
        <w:tc>
          <w:tcPr>
            <w:tcW w:w="2865" w:type="dxa"/>
            <w:tcBorders>
              <w:left w:val="single" w:sz="4" w:space="0" w:color="000000"/>
            </w:tcBorders>
            <w:shd w:val="clear" w:color="auto" w:fill="D9D9D9"/>
          </w:tcPr>
          <w:p w14:paraId="7D0A1F6D" w14:textId="77777777" w:rsidR="00D132AF" w:rsidRPr="009300FF" w:rsidRDefault="00D132AF"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08649595" w14:textId="77777777" w:rsidR="00D132AF" w:rsidRPr="009300FF" w:rsidRDefault="00D132AF" w:rsidP="00605276">
            <w:pPr>
              <w:snapToGrid w:val="0"/>
              <w:spacing w:line="240" w:lineRule="auto"/>
              <w:rPr>
                <w:rFonts w:cs="Arial"/>
                <w:b/>
                <w:sz w:val="20"/>
                <w:szCs w:val="20"/>
              </w:rPr>
            </w:pPr>
          </w:p>
        </w:tc>
      </w:tr>
      <w:tr w:rsidR="00D132AF" w:rsidRPr="009300FF" w14:paraId="0F0B5C33" w14:textId="77777777" w:rsidTr="00605276">
        <w:tc>
          <w:tcPr>
            <w:tcW w:w="2865" w:type="dxa"/>
            <w:tcBorders>
              <w:left w:val="single" w:sz="4" w:space="0" w:color="000000"/>
            </w:tcBorders>
            <w:shd w:val="clear" w:color="auto" w:fill="D9D9D9"/>
          </w:tcPr>
          <w:p w14:paraId="2DBF1589" w14:textId="77777777" w:rsidR="00D132AF" w:rsidRPr="009300FF" w:rsidRDefault="00D132AF" w:rsidP="00605276">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16A9E6E3" w14:textId="77777777" w:rsidR="00D132AF" w:rsidRPr="009300FF" w:rsidRDefault="00D132AF" w:rsidP="00605276">
            <w:pPr>
              <w:snapToGrid w:val="0"/>
              <w:spacing w:line="240" w:lineRule="auto"/>
              <w:rPr>
                <w:rFonts w:cs="Arial"/>
                <w:b/>
                <w:sz w:val="20"/>
                <w:szCs w:val="20"/>
              </w:rPr>
            </w:pPr>
          </w:p>
        </w:tc>
      </w:tr>
      <w:tr w:rsidR="00D132AF" w:rsidRPr="009300FF" w14:paraId="70E63C0A" w14:textId="77777777" w:rsidTr="00605276">
        <w:tc>
          <w:tcPr>
            <w:tcW w:w="2865" w:type="dxa"/>
            <w:tcBorders>
              <w:left w:val="single" w:sz="4" w:space="0" w:color="000000"/>
            </w:tcBorders>
            <w:shd w:val="clear" w:color="auto" w:fill="D9D9D9"/>
          </w:tcPr>
          <w:p w14:paraId="41DCB9D0" w14:textId="77777777" w:rsidR="00D132AF" w:rsidRPr="009300FF" w:rsidRDefault="00D132AF"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4BD13D9F" w14:textId="77777777" w:rsidR="00D132AF" w:rsidRDefault="00D132AF" w:rsidP="00605276">
            <w:pPr>
              <w:snapToGrid w:val="0"/>
              <w:spacing w:line="240" w:lineRule="auto"/>
              <w:rPr>
                <w:rFonts w:cs="Arial"/>
                <w:b/>
                <w:sz w:val="20"/>
                <w:szCs w:val="20"/>
              </w:rPr>
            </w:pPr>
          </w:p>
          <w:p w14:paraId="3535ED88" w14:textId="77777777" w:rsidR="00D132AF" w:rsidRPr="009300FF" w:rsidRDefault="00D132AF" w:rsidP="00605276">
            <w:pPr>
              <w:snapToGrid w:val="0"/>
              <w:spacing w:line="240" w:lineRule="auto"/>
              <w:rPr>
                <w:rFonts w:cs="Arial"/>
                <w:b/>
                <w:sz w:val="20"/>
                <w:szCs w:val="20"/>
              </w:rPr>
            </w:pPr>
            <w:r>
              <w:rPr>
                <w:rFonts w:cs="Arial"/>
                <w:b/>
                <w:sz w:val="20"/>
                <w:szCs w:val="20"/>
              </w:rPr>
              <w:t>MSG002 – Nenhum registro encontrado.</w:t>
            </w:r>
          </w:p>
        </w:tc>
      </w:tr>
      <w:tr w:rsidR="00D132AF" w:rsidRPr="009300FF" w14:paraId="3724C735" w14:textId="77777777" w:rsidTr="00605276">
        <w:tc>
          <w:tcPr>
            <w:tcW w:w="2865" w:type="dxa"/>
            <w:tcBorders>
              <w:left w:val="single" w:sz="4" w:space="0" w:color="auto"/>
              <w:bottom w:val="single" w:sz="4" w:space="0" w:color="000000"/>
            </w:tcBorders>
            <w:shd w:val="clear" w:color="auto" w:fill="D9D9D9"/>
          </w:tcPr>
          <w:p w14:paraId="4B9A5055" w14:textId="77777777" w:rsidR="00D132AF" w:rsidRPr="009300FF" w:rsidRDefault="00D132AF"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A089ABA" w14:textId="77777777" w:rsidR="00D132AF" w:rsidRPr="009300FF" w:rsidRDefault="00D132AF" w:rsidP="00605276">
            <w:pPr>
              <w:snapToGrid w:val="0"/>
              <w:spacing w:line="240" w:lineRule="auto"/>
              <w:rPr>
                <w:rFonts w:cs="Arial"/>
                <w:b/>
                <w:sz w:val="20"/>
                <w:szCs w:val="20"/>
              </w:rPr>
            </w:pPr>
          </w:p>
        </w:tc>
      </w:tr>
      <w:tr w:rsidR="00D132AF" w:rsidRPr="009300FF" w14:paraId="677EABA8" w14:textId="77777777" w:rsidTr="00605276">
        <w:tc>
          <w:tcPr>
            <w:tcW w:w="2865" w:type="dxa"/>
            <w:tcBorders>
              <w:left w:val="single" w:sz="4" w:space="0" w:color="auto"/>
              <w:bottom w:val="single" w:sz="4" w:space="0" w:color="000000"/>
            </w:tcBorders>
            <w:shd w:val="clear" w:color="auto" w:fill="D9D9D9"/>
          </w:tcPr>
          <w:p w14:paraId="18FB1CFD" w14:textId="77777777" w:rsidR="00D132AF" w:rsidRPr="009300FF" w:rsidRDefault="00D132AF" w:rsidP="00605276">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7493DC7D" w14:textId="77777777" w:rsidR="00D132AF" w:rsidRPr="009300FF" w:rsidRDefault="00D132AF" w:rsidP="00605276">
            <w:pPr>
              <w:snapToGrid w:val="0"/>
              <w:spacing w:line="240" w:lineRule="auto"/>
              <w:rPr>
                <w:rFonts w:cs="Arial"/>
                <w:b/>
                <w:sz w:val="20"/>
                <w:szCs w:val="20"/>
              </w:rPr>
            </w:pPr>
          </w:p>
        </w:tc>
      </w:tr>
      <w:tr w:rsidR="00D132AF" w:rsidRPr="009300FF" w14:paraId="7C05461B" w14:textId="77777777" w:rsidTr="00605276">
        <w:tc>
          <w:tcPr>
            <w:tcW w:w="8963" w:type="dxa"/>
            <w:gridSpan w:val="2"/>
            <w:tcBorders>
              <w:left w:val="single" w:sz="4" w:space="0" w:color="auto"/>
              <w:bottom w:val="single" w:sz="4" w:space="0" w:color="000000"/>
              <w:right w:val="single" w:sz="4" w:space="0" w:color="000000"/>
            </w:tcBorders>
            <w:shd w:val="clear" w:color="auto" w:fill="D9D9D9"/>
          </w:tcPr>
          <w:p w14:paraId="018C3CCD" w14:textId="77777777" w:rsidR="00D132AF" w:rsidRPr="009300FF" w:rsidRDefault="00D132AF" w:rsidP="00605276">
            <w:pPr>
              <w:snapToGrid w:val="0"/>
              <w:spacing w:line="240" w:lineRule="auto"/>
              <w:rPr>
                <w:rFonts w:cs="Arial"/>
                <w:b/>
                <w:sz w:val="20"/>
                <w:szCs w:val="20"/>
              </w:rPr>
            </w:pPr>
            <w:r w:rsidRPr="009300FF">
              <w:rPr>
                <w:rFonts w:cs="Arial"/>
              </w:rPr>
              <w:lastRenderedPageBreak/>
              <w:t>Todos os campos apresentados</w:t>
            </w:r>
            <w:r>
              <w:rPr>
                <w:rFonts w:cs="Arial"/>
              </w:rPr>
              <w:t xml:space="preserve"> no formulário são obrigatórios.</w:t>
            </w:r>
          </w:p>
        </w:tc>
      </w:tr>
      <w:tr w:rsidR="00D132AF" w:rsidRPr="009300FF" w14:paraId="485AEDB3" w14:textId="77777777" w:rsidTr="00605276">
        <w:tc>
          <w:tcPr>
            <w:tcW w:w="2865" w:type="dxa"/>
            <w:tcBorders>
              <w:left w:val="single" w:sz="4" w:space="0" w:color="auto"/>
              <w:bottom w:val="single" w:sz="4" w:space="0" w:color="000000"/>
            </w:tcBorders>
          </w:tcPr>
          <w:p w14:paraId="715F7E81" w14:textId="77777777" w:rsidR="00D132AF" w:rsidRPr="009300FF" w:rsidRDefault="00D132AF" w:rsidP="00605276">
            <w:pPr>
              <w:snapToGrid w:val="0"/>
              <w:spacing w:line="240" w:lineRule="auto"/>
              <w:rPr>
                <w:rFonts w:cs="Arial"/>
                <w:b/>
                <w:sz w:val="20"/>
                <w:szCs w:val="20"/>
              </w:rPr>
            </w:pPr>
            <w:r w:rsidRPr="009300FF">
              <w:rPr>
                <w:rFonts w:cs="Arial"/>
                <w:b/>
                <w:sz w:val="20"/>
                <w:szCs w:val="20"/>
              </w:rPr>
              <w:t>Fluxos de Exceção</w:t>
            </w:r>
          </w:p>
        </w:tc>
        <w:tc>
          <w:tcPr>
            <w:tcW w:w="6098" w:type="dxa"/>
            <w:tcBorders>
              <w:bottom w:val="single" w:sz="4" w:space="0" w:color="000000"/>
              <w:right w:val="single" w:sz="4" w:space="0" w:color="000000"/>
            </w:tcBorders>
            <w:shd w:val="clear" w:color="auto" w:fill="auto"/>
          </w:tcPr>
          <w:p w14:paraId="77851A9D" w14:textId="77777777" w:rsidR="00D132AF" w:rsidRPr="009300FF" w:rsidRDefault="00D132AF" w:rsidP="00605276">
            <w:pPr>
              <w:snapToGrid w:val="0"/>
              <w:spacing w:line="240" w:lineRule="auto"/>
              <w:rPr>
                <w:rFonts w:cs="Arial"/>
                <w:b/>
                <w:sz w:val="20"/>
                <w:szCs w:val="20"/>
              </w:rPr>
            </w:pPr>
          </w:p>
        </w:tc>
      </w:tr>
      <w:tr w:rsidR="00D132AF" w:rsidRPr="009300FF" w14:paraId="0E50EC76" w14:textId="77777777" w:rsidTr="00605276">
        <w:tc>
          <w:tcPr>
            <w:tcW w:w="2865" w:type="dxa"/>
            <w:tcBorders>
              <w:left w:val="single" w:sz="4" w:space="0" w:color="auto"/>
              <w:bottom w:val="single" w:sz="4" w:space="0" w:color="000000"/>
            </w:tcBorders>
            <w:shd w:val="clear" w:color="auto" w:fill="D9D9D9"/>
          </w:tcPr>
          <w:p w14:paraId="635DBED2" w14:textId="77777777" w:rsidR="00D132AF" w:rsidRPr="009300FF" w:rsidRDefault="00D132AF" w:rsidP="00605276">
            <w:pPr>
              <w:snapToGrid w:val="0"/>
              <w:spacing w:line="240" w:lineRule="auto"/>
              <w:rPr>
                <w:rFonts w:cs="Arial"/>
                <w:b/>
                <w:sz w:val="20"/>
                <w:szCs w:val="20"/>
              </w:rPr>
            </w:pPr>
            <w:r>
              <w:rPr>
                <w:rFonts w:cs="Arial"/>
                <w:b/>
                <w:sz w:val="20"/>
                <w:szCs w:val="20"/>
              </w:rPr>
              <w:t>(FE001</w:t>
            </w:r>
            <w:r w:rsidRPr="009300FF">
              <w:rPr>
                <w:rFonts w:cs="Arial"/>
                <w:b/>
                <w:sz w:val="20"/>
                <w:szCs w:val="20"/>
              </w:rPr>
              <w:t xml:space="preserve">) – </w:t>
            </w:r>
            <w:r>
              <w:rPr>
                <w:rFonts w:cs="Arial"/>
                <w:b/>
                <w:sz w:val="20"/>
                <w:szCs w:val="20"/>
              </w:rPr>
              <w:t>Nenhum resultado encontrado.</w:t>
            </w:r>
          </w:p>
        </w:tc>
        <w:tc>
          <w:tcPr>
            <w:tcW w:w="6098" w:type="dxa"/>
            <w:tcBorders>
              <w:bottom w:val="single" w:sz="4" w:space="0" w:color="000000"/>
              <w:right w:val="single" w:sz="4" w:space="0" w:color="000000"/>
            </w:tcBorders>
            <w:shd w:val="clear" w:color="auto" w:fill="auto"/>
          </w:tcPr>
          <w:p w14:paraId="1E6E737B" w14:textId="7137E857" w:rsidR="00D132AF" w:rsidRPr="009300FF" w:rsidRDefault="008314C4" w:rsidP="00605276">
            <w:pPr>
              <w:snapToGrid w:val="0"/>
              <w:spacing w:line="240" w:lineRule="auto"/>
              <w:rPr>
                <w:rFonts w:cs="Arial"/>
                <w:b/>
                <w:sz w:val="20"/>
                <w:szCs w:val="20"/>
              </w:rPr>
            </w:pPr>
            <w:r>
              <w:rPr>
                <w:rFonts w:cs="Arial"/>
                <w:b/>
                <w:sz w:val="20"/>
                <w:szCs w:val="20"/>
              </w:rPr>
              <w:t>-</w:t>
            </w:r>
          </w:p>
        </w:tc>
      </w:tr>
      <w:tr w:rsidR="00D132AF" w:rsidRPr="009300FF" w14:paraId="7DD29A52" w14:textId="77777777" w:rsidTr="00605276">
        <w:tc>
          <w:tcPr>
            <w:tcW w:w="2865" w:type="dxa"/>
            <w:tcBorders>
              <w:left w:val="single" w:sz="4" w:space="0" w:color="auto"/>
              <w:bottom w:val="single" w:sz="4" w:space="0" w:color="000000"/>
            </w:tcBorders>
            <w:shd w:val="clear" w:color="auto" w:fill="D9D9D9"/>
          </w:tcPr>
          <w:p w14:paraId="518C15E0" w14:textId="11CE5ED9" w:rsidR="00D132AF" w:rsidRPr="009300FF" w:rsidRDefault="008314C4"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06301642" w14:textId="575542EA" w:rsidR="00D132AF" w:rsidRPr="009300FF" w:rsidRDefault="00D132AF" w:rsidP="00605276">
            <w:pPr>
              <w:snapToGrid w:val="0"/>
              <w:spacing w:line="240" w:lineRule="auto"/>
              <w:rPr>
                <w:rFonts w:cs="Arial"/>
                <w:b/>
                <w:sz w:val="20"/>
                <w:szCs w:val="20"/>
              </w:rPr>
            </w:pPr>
            <w:r>
              <w:rPr>
                <w:rFonts w:cs="Arial"/>
                <w:b/>
                <w:sz w:val="20"/>
                <w:szCs w:val="20"/>
              </w:rPr>
              <w:t xml:space="preserve">Sistema exibe a mensagem </w:t>
            </w:r>
            <w:r w:rsidR="00AA5E11">
              <w:rPr>
                <w:rFonts w:cs="Arial"/>
                <w:b/>
                <w:sz w:val="20"/>
                <w:szCs w:val="20"/>
              </w:rPr>
              <w:t>MSG001 por não encontrar nenhum</w:t>
            </w:r>
            <w:r>
              <w:rPr>
                <w:rFonts w:cs="Arial"/>
                <w:b/>
                <w:sz w:val="20"/>
                <w:szCs w:val="20"/>
              </w:rPr>
              <w:t xml:space="preserve"> registro e não exibe gráfico.</w:t>
            </w:r>
          </w:p>
        </w:tc>
      </w:tr>
    </w:tbl>
    <w:p w14:paraId="13772C69" w14:textId="77777777" w:rsidR="00D132AF" w:rsidRPr="009300FF" w:rsidRDefault="00D132AF" w:rsidP="00D132AF">
      <w:pPr>
        <w:rPr>
          <w:rFonts w:cs="Arial"/>
        </w:rPr>
      </w:pPr>
    </w:p>
    <w:p w14:paraId="5DEF6BEB" w14:textId="77777777" w:rsidR="00605276" w:rsidRPr="009300FF" w:rsidRDefault="00605276" w:rsidP="00605276">
      <w:pPr>
        <w:jc w:val="center"/>
        <w:rPr>
          <w:rFonts w:cs="Arial"/>
          <w:b/>
          <w:bCs/>
        </w:rPr>
      </w:pPr>
      <w:r>
        <w:rPr>
          <w:rFonts w:cs="Arial"/>
        </w:rPr>
        <w:t>Tabela 15</w:t>
      </w:r>
      <w:r w:rsidRPr="009300FF">
        <w:rPr>
          <w:rFonts w:cs="Arial"/>
        </w:rPr>
        <w:t xml:space="preserve">: Descrição Manter </w:t>
      </w:r>
      <w:r>
        <w:rPr>
          <w:rFonts w:cs="Arial"/>
        </w:rPr>
        <w:t>Administradores</w:t>
      </w:r>
    </w:p>
    <w:tbl>
      <w:tblPr>
        <w:tblW w:w="0" w:type="auto"/>
        <w:tblInd w:w="167" w:type="dxa"/>
        <w:tblLayout w:type="fixed"/>
        <w:tblLook w:val="0000" w:firstRow="0" w:lastRow="0" w:firstColumn="0" w:lastColumn="0" w:noHBand="0" w:noVBand="0"/>
      </w:tblPr>
      <w:tblGrid>
        <w:gridCol w:w="2865"/>
        <w:gridCol w:w="6098"/>
      </w:tblGrid>
      <w:tr w:rsidR="00605276" w:rsidRPr="009300FF" w14:paraId="6D2CCE84" w14:textId="77777777" w:rsidTr="00605276">
        <w:tc>
          <w:tcPr>
            <w:tcW w:w="2865" w:type="dxa"/>
            <w:tcBorders>
              <w:top w:val="single" w:sz="4" w:space="0" w:color="000000"/>
              <w:left w:val="single" w:sz="4" w:space="0" w:color="000000"/>
              <w:bottom w:val="single" w:sz="4" w:space="0" w:color="000000"/>
            </w:tcBorders>
            <w:shd w:val="clear" w:color="auto" w:fill="D9D9D9"/>
          </w:tcPr>
          <w:p w14:paraId="450C03EB" w14:textId="77777777" w:rsidR="00605276" w:rsidRPr="009300FF" w:rsidRDefault="00605276" w:rsidP="00605276">
            <w:pPr>
              <w:snapToGrid w:val="0"/>
              <w:spacing w:line="240" w:lineRule="auto"/>
              <w:rPr>
                <w:rFonts w:cs="Arial"/>
                <w:b/>
                <w:sz w:val="20"/>
                <w:szCs w:val="20"/>
              </w:rPr>
            </w:pPr>
            <w:r>
              <w:rPr>
                <w:rFonts w:cs="Arial"/>
                <w:b/>
                <w:sz w:val="20"/>
                <w:szCs w:val="20"/>
              </w:rPr>
              <w:t>Nome do C</w:t>
            </w:r>
            <w:r w:rsidRPr="009300FF">
              <w:rPr>
                <w:rFonts w:cs="Arial"/>
                <w:b/>
                <w:sz w:val="20"/>
                <w:szCs w:val="20"/>
              </w:rPr>
              <w:t>aso de Uso</w:t>
            </w:r>
          </w:p>
        </w:tc>
        <w:tc>
          <w:tcPr>
            <w:tcW w:w="6098" w:type="dxa"/>
            <w:tcBorders>
              <w:top w:val="single" w:sz="4" w:space="0" w:color="000000"/>
              <w:bottom w:val="single" w:sz="4" w:space="0" w:color="000000"/>
              <w:right w:val="single" w:sz="4" w:space="0" w:color="000000"/>
            </w:tcBorders>
            <w:shd w:val="clear" w:color="auto" w:fill="auto"/>
          </w:tcPr>
          <w:p w14:paraId="78FF1746" w14:textId="77777777" w:rsidR="00605276" w:rsidRPr="009300FF" w:rsidRDefault="00F914C2" w:rsidP="00F914C2">
            <w:pPr>
              <w:snapToGrid w:val="0"/>
              <w:spacing w:line="240" w:lineRule="auto"/>
              <w:rPr>
                <w:rFonts w:cs="Arial"/>
                <w:b/>
                <w:sz w:val="20"/>
                <w:szCs w:val="20"/>
              </w:rPr>
            </w:pPr>
            <w:r>
              <w:rPr>
                <w:rFonts w:cs="Arial"/>
                <w:b/>
                <w:sz w:val="20"/>
                <w:szCs w:val="20"/>
              </w:rPr>
              <w:t>UC015</w:t>
            </w:r>
            <w:r w:rsidR="00605276" w:rsidRPr="009300FF">
              <w:rPr>
                <w:rFonts w:cs="Arial"/>
                <w:b/>
                <w:sz w:val="20"/>
                <w:szCs w:val="20"/>
              </w:rPr>
              <w:t xml:space="preserve"> – MANTER </w:t>
            </w:r>
            <w:r>
              <w:rPr>
                <w:rFonts w:cs="Arial"/>
                <w:b/>
                <w:sz w:val="20"/>
                <w:szCs w:val="20"/>
              </w:rPr>
              <w:t>ADMINISTRADORES</w:t>
            </w:r>
          </w:p>
        </w:tc>
      </w:tr>
      <w:tr w:rsidR="00605276" w:rsidRPr="009300FF" w14:paraId="69969B56" w14:textId="77777777" w:rsidTr="00605276">
        <w:tc>
          <w:tcPr>
            <w:tcW w:w="2865" w:type="dxa"/>
            <w:tcBorders>
              <w:left w:val="single" w:sz="4" w:space="0" w:color="000000"/>
              <w:bottom w:val="single" w:sz="4" w:space="0" w:color="000000"/>
            </w:tcBorders>
            <w:shd w:val="clear" w:color="auto" w:fill="D9D9D9"/>
          </w:tcPr>
          <w:p w14:paraId="6AFB81FB" w14:textId="77777777" w:rsidR="00605276" w:rsidRPr="009300FF" w:rsidRDefault="00605276" w:rsidP="00605276">
            <w:pPr>
              <w:snapToGrid w:val="0"/>
              <w:spacing w:line="240" w:lineRule="auto"/>
              <w:rPr>
                <w:rFonts w:cs="Arial"/>
                <w:b/>
                <w:sz w:val="20"/>
                <w:szCs w:val="20"/>
              </w:rPr>
            </w:pPr>
            <w:r>
              <w:rPr>
                <w:rFonts w:cs="Arial"/>
                <w:b/>
                <w:sz w:val="20"/>
                <w:szCs w:val="20"/>
              </w:rPr>
              <w:t>Caso de U</w:t>
            </w:r>
            <w:r w:rsidRPr="009300FF">
              <w:rPr>
                <w:rFonts w:cs="Arial"/>
                <w:b/>
                <w:sz w:val="20"/>
                <w:szCs w:val="20"/>
              </w:rPr>
              <w:t>so geral</w:t>
            </w:r>
          </w:p>
        </w:tc>
        <w:tc>
          <w:tcPr>
            <w:tcW w:w="6098" w:type="dxa"/>
            <w:tcBorders>
              <w:bottom w:val="single" w:sz="4" w:space="0" w:color="000000"/>
              <w:right w:val="single" w:sz="4" w:space="0" w:color="000000"/>
            </w:tcBorders>
            <w:shd w:val="clear" w:color="auto" w:fill="auto"/>
          </w:tcPr>
          <w:p w14:paraId="4DB666E7" w14:textId="77777777" w:rsidR="00605276" w:rsidRPr="009300FF" w:rsidRDefault="00605276" w:rsidP="00605276">
            <w:pPr>
              <w:snapToGrid w:val="0"/>
              <w:spacing w:line="240" w:lineRule="auto"/>
              <w:rPr>
                <w:rFonts w:cs="Arial"/>
                <w:b/>
                <w:sz w:val="20"/>
                <w:szCs w:val="20"/>
              </w:rPr>
            </w:pPr>
          </w:p>
        </w:tc>
      </w:tr>
      <w:tr w:rsidR="00605276" w:rsidRPr="009300FF" w14:paraId="0B5DA2CA" w14:textId="77777777" w:rsidTr="00605276">
        <w:tc>
          <w:tcPr>
            <w:tcW w:w="2865" w:type="dxa"/>
            <w:tcBorders>
              <w:left w:val="single" w:sz="4" w:space="0" w:color="000000"/>
              <w:bottom w:val="single" w:sz="4" w:space="0" w:color="000000"/>
            </w:tcBorders>
            <w:shd w:val="clear" w:color="auto" w:fill="D9D9D9"/>
          </w:tcPr>
          <w:p w14:paraId="51D20FE7" w14:textId="77777777" w:rsidR="00605276" w:rsidRPr="009300FF" w:rsidRDefault="00605276" w:rsidP="00605276">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02B8ECB6" w14:textId="77777777" w:rsidR="00605276" w:rsidRPr="009300FF" w:rsidRDefault="00F914C2" w:rsidP="00605276">
            <w:pPr>
              <w:snapToGrid w:val="0"/>
              <w:spacing w:line="240" w:lineRule="auto"/>
              <w:rPr>
                <w:rFonts w:cs="Arial"/>
                <w:b/>
                <w:sz w:val="20"/>
                <w:szCs w:val="20"/>
              </w:rPr>
            </w:pPr>
            <w:r>
              <w:rPr>
                <w:rFonts w:cs="Arial"/>
                <w:b/>
                <w:sz w:val="20"/>
                <w:szCs w:val="20"/>
              </w:rPr>
              <w:t>Administrador</w:t>
            </w:r>
          </w:p>
        </w:tc>
      </w:tr>
      <w:tr w:rsidR="00605276" w:rsidRPr="009300FF" w14:paraId="58C800FF" w14:textId="77777777" w:rsidTr="00605276">
        <w:tc>
          <w:tcPr>
            <w:tcW w:w="2865" w:type="dxa"/>
            <w:tcBorders>
              <w:left w:val="single" w:sz="4" w:space="0" w:color="000000"/>
              <w:bottom w:val="single" w:sz="4" w:space="0" w:color="000000"/>
            </w:tcBorders>
            <w:shd w:val="clear" w:color="auto" w:fill="D9D9D9"/>
          </w:tcPr>
          <w:p w14:paraId="223ADA5B" w14:textId="77777777" w:rsidR="00605276" w:rsidRPr="009300FF" w:rsidRDefault="00605276" w:rsidP="00605276">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6D79DA8" w14:textId="77777777" w:rsidR="00605276" w:rsidRPr="009300FF" w:rsidRDefault="00605276" w:rsidP="00605276">
            <w:pPr>
              <w:snapToGrid w:val="0"/>
              <w:spacing w:line="240" w:lineRule="auto"/>
              <w:rPr>
                <w:rFonts w:cs="Arial"/>
                <w:b/>
                <w:sz w:val="20"/>
                <w:szCs w:val="20"/>
              </w:rPr>
            </w:pPr>
          </w:p>
        </w:tc>
      </w:tr>
      <w:tr w:rsidR="00605276" w:rsidRPr="009300FF" w14:paraId="4FBFC7A7" w14:textId="77777777" w:rsidTr="00605276">
        <w:tc>
          <w:tcPr>
            <w:tcW w:w="2865" w:type="dxa"/>
            <w:tcBorders>
              <w:left w:val="single" w:sz="4" w:space="0" w:color="000000"/>
              <w:bottom w:val="single" w:sz="4" w:space="0" w:color="000000"/>
            </w:tcBorders>
            <w:shd w:val="clear" w:color="auto" w:fill="D9D9D9"/>
          </w:tcPr>
          <w:p w14:paraId="0BDB1965" w14:textId="77777777" w:rsidR="00605276" w:rsidRPr="009300FF" w:rsidRDefault="00605276" w:rsidP="00605276">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6F69FA9A" w14:textId="77777777" w:rsidR="00605276" w:rsidRPr="009300FF" w:rsidRDefault="00F914C2" w:rsidP="00605276">
            <w:pPr>
              <w:snapToGrid w:val="0"/>
              <w:spacing w:line="240" w:lineRule="auto"/>
              <w:rPr>
                <w:rFonts w:cs="Arial"/>
                <w:b/>
                <w:sz w:val="20"/>
                <w:szCs w:val="20"/>
              </w:rPr>
            </w:pPr>
            <w:r>
              <w:rPr>
                <w:rFonts w:cs="Arial"/>
                <w:b/>
                <w:sz w:val="20"/>
                <w:szCs w:val="20"/>
              </w:rPr>
              <w:t>Administradores</w:t>
            </w:r>
            <w:r w:rsidR="00605276" w:rsidRPr="009300FF">
              <w:rPr>
                <w:rFonts w:cs="Arial"/>
                <w:b/>
                <w:sz w:val="20"/>
                <w:szCs w:val="20"/>
              </w:rPr>
              <w:t xml:space="preserve"> que possuem cadastro no sistema, utilizarão desse caso de uso para poderem a</w:t>
            </w:r>
            <w:r w:rsidR="00605276">
              <w:rPr>
                <w:rFonts w:cs="Arial"/>
                <w:b/>
                <w:sz w:val="20"/>
                <w:szCs w:val="20"/>
              </w:rPr>
              <w:t>tualizar seus dados cadastrais.</w:t>
            </w:r>
          </w:p>
        </w:tc>
      </w:tr>
      <w:tr w:rsidR="00605276" w:rsidRPr="009300FF" w14:paraId="0BB8E7D2" w14:textId="77777777" w:rsidTr="00605276">
        <w:tc>
          <w:tcPr>
            <w:tcW w:w="2865" w:type="dxa"/>
            <w:tcBorders>
              <w:left w:val="single" w:sz="4" w:space="0" w:color="000000"/>
              <w:bottom w:val="single" w:sz="4" w:space="0" w:color="000000"/>
            </w:tcBorders>
            <w:shd w:val="clear" w:color="auto" w:fill="D9D9D9"/>
          </w:tcPr>
          <w:p w14:paraId="0B5B261E" w14:textId="77777777" w:rsidR="00605276" w:rsidRPr="009300FF" w:rsidRDefault="00605276" w:rsidP="00605276">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42D1F536" w14:textId="77777777" w:rsidR="00605276" w:rsidRPr="009300FF" w:rsidRDefault="00605276" w:rsidP="00605276">
            <w:pPr>
              <w:snapToGrid w:val="0"/>
              <w:spacing w:line="240" w:lineRule="auto"/>
              <w:rPr>
                <w:rFonts w:cs="Arial"/>
                <w:b/>
                <w:sz w:val="20"/>
                <w:szCs w:val="20"/>
              </w:rPr>
            </w:pPr>
            <w:r>
              <w:rPr>
                <w:rFonts w:cs="Arial"/>
                <w:b/>
                <w:sz w:val="20"/>
                <w:szCs w:val="20"/>
              </w:rPr>
              <w:t xml:space="preserve">Estar </w:t>
            </w:r>
            <w:proofErr w:type="spellStart"/>
            <w:r>
              <w:rPr>
                <w:rFonts w:cs="Arial"/>
                <w:b/>
                <w:sz w:val="20"/>
                <w:szCs w:val="20"/>
              </w:rPr>
              <w:t>logado</w:t>
            </w:r>
            <w:proofErr w:type="spellEnd"/>
            <w:r>
              <w:rPr>
                <w:rFonts w:cs="Arial"/>
                <w:b/>
                <w:sz w:val="20"/>
                <w:szCs w:val="20"/>
              </w:rPr>
              <w:t xml:space="preserve"> no sistema</w:t>
            </w:r>
            <w:r w:rsidR="00F914C2">
              <w:rPr>
                <w:rFonts w:cs="Arial"/>
                <w:b/>
                <w:sz w:val="20"/>
                <w:szCs w:val="20"/>
              </w:rPr>
              <w:t xml:space="preserve"> ser Administrador</w:t>
            </w:r>
            <w:r>
              <w:rPr>
                <w:rFonts w:cs="Arial"/>
                <w:b/>
                <w:sz w:val="20"/>
                <w:szCs w:val="20"/>
              </w:rPr>
              <w:t>;</w:t>
            </w:r>
          </w:p>
        </w:tc>
      </w:tr>
      <w:tr w:rsidR="00605276" w:rsidRPr="009300FF" w14:paraId="0C4FE319" w14:textId="77777777" w:rsidTr="00605276">
        <w:tc>
          <w:tcPr>
            <w:tcW w:w="2865" w:type="dxa"/>
            <w:tcBorders>
              <w:left w:val="single" w:sz="4" w:space="0" w:color="000000"/>
              <w:bottom w:val="single" w:sz="4" w:space="0" w:color="000000"/>
            </w:tcBorders>
            <w:shd w:val="clear" w:color="auto" w:fill="D9D9D9"/>
          </w:tcPr>
          <w:p w14:paraId="4FA2168A" w14:textId="77777777" w:rsidR="00605276" w:rsidRPr="009300FF" w:rsidRDefault="00605276" w:rsidP="00605276">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18478F44" w14:textId="77777777" w:rsidR="00605276" w:rsidRPr="009300FF" w:rsidRDefault="00605276" w:rsidP="00605276">
            <w:pPr>
              <w:snapToGrid w:val="0"/>
              <w:spacing w:line="240" w:lineRule="auto"/>
              <w:rPr>
                <w:rFonts w:cs="Arial"/>
                <w:b/>
                <w:sz w:val="20"/>
                <w:szCs w:val="20"/>
              </w:rPr>
            </w:pPr>
          </w:p>
        </w:tc>
      </w:tr>
      <w:tr w:rsidR="00605276" w:rsidRPr="009300FF" w14:paraId="03282FBE" w14:textId="77777777" w:rsidTr="00605276">
        <w:tc>
          <w:tcPr>
            <w:tcW w:w="2865" w:type="dxa"/>
            <w:tcBorders>
              <w:left w:val="single" w:sz="4" w:space="0" w:color="000000"/>
              <w:bottom w:val="single" w:sz="4" w:space="0" w:color="000000"/>
            </w:tcBorders>
            <w:shd w:val="clear" w:color="auto" w:fill="D9D9D9"/>
          </w:tcPr>
          <w:p w14:paraId="6FC7DCD1"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616F3A9B"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sistema</w:t>
            </w:r>
          </w:p>
        </w:tc>
      </w:tr>
      <w:tr w:rsidR="00605276" w:rsidRPr="009300FF" w14:paraId="233DDB4D" w14:textId="77777777" w:rsidTr="00605276">
        <w:tc>
          <w:tcPr>
            <w:tcW w:w="2865" w:type="dxa"/>
            <w:tcBorders>
              <w:left w:val="single" w:sz="4" w:space="0" w:color="000000"/>
              <w:bottom w:val="single" w:sz="4" w:space="0" w:color="000000"/>
            </w:tcBorders>
            <w:shd w:val="clear" w:color="auto" w:fill="auto"/>
          </w:tcPr>
          <w:p w14:paraId="37BC40EC" w14:textId="77777777" w:rsidR="00605276" w:rsidRPr="009300FF" w:rsidRDefault="00637B45" w:rsidP="00637B45">
            <w:pPr>
              <w:snapToGrid w:val="0"/>
              <w:spacing w:line="240" w:lineRule="auto"/>
              <w:rPr>
                <w:rFonts w:cs="Arial"/>
                <w:b/>
                <w:sz w:val="20"/>
                <w:szCs w:val="20"/>
              </w:rPr>
            </w:pPr>
            <w:r>
              <w:rPr>
                <w:rFonts w:cs="Arial"/>
                <w:b/>
                <w:sz w:val="20"/>
                <w:szCs w:val="20"/>
              </w:rPr>
              <w:t xml:space="preserve">Ator </w:t>
            </w:r>
            <w:r w:rsidR="00605276" w:rsidRPr="009300FF">
              <w:rPr>
                <w:rFonts w:cs="Arial"/>
                <w:b/>
                <w:sz w:val="20"/>
                <w:szCs w:val="20"/>
              </w:rPr>
              <w:t xml:space="preserve">acessa o menu </w:t>
            </w:r>
            <w:r w:rsidR="00F914C2">
              <w:rPr>
                <w:rFonts w:cs="Arial"/>
                <w:b/>
                <w:sz w:val="20"/>
                <w:szCs w:val="20"/>
              </w:rPr>
              <w:t>Administradores</w:t>
            </w:r>
            <w:r w:rsidR="00605276">
              <w:rPr>
                <w:rFonts w:cs="Arial"/>
                <w:b/>
                <w:sz w:val="20"/>
                <w:szCs w:val="20"/>
              </w:rPr>
              <w:t>;</w:t>
            </w:r>
          </w:p>
        </w:tc>
        <w:tc>
          <w:tcPr>
            <w:tcW w:w="6098" w:type="dxa"/>
            <w:tcBorders>
              <w:bottom w:val="single" w:sz="4" w:space="0" w:color="000000"/>
              <w:right w:val="single" w:sz="4" w:space="0" w:color="000000"/>
            </w:tcBorders>
            <w:shd w:val="clear" w:color="auto" w:fill="auto"/>
          </w:tcPr>
          <w:p w14:paraId="4C1380B7"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37B45" w:rsidRPr="009300FF" w14:paraId="325FE3FA" w14:textId="77777777" w:rsidTr="00605276">
        <w:tc>
          <w:tcPr>
            <w:tcW w:w="2865" w:type="dxa"/>
            <w:tcBorders>
              <w:left w:val="single" w:sz="4" w:space="0" w:color="000000"/>
              <w:bottom w:val="single" w:sz="4" w:space="0" w:color="000000"/>
            </w:tcBorders>
            <w:shd w:val="clear" w:color="auto" w:fill="auto"/>
          </w:tcPr>
          <w:p w14:paraId="1712E541" w14:textId="76037909" w:rsidR="00637B45" w:rsidRPr="009300FF" w:rsidRDefault="008314C4"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4AF19EA4" w14:textId="77777777" w:rsidR="00637B45" w:rsidRPr="009300FF" w:rsidRDefault="00637B45" w:rsidP="00605276">
            <w:pPr>
              <w:snapToGrid w:val="0"/>
              <w:spacing w:line="240" w:lineRule="auto"/>
              <w:rPr>
                <w:rFonts w:cs="Arial"/>
                <w:b/>
                <w:sz w:val="20"/>
                <w:szCs w:val="20"/>
              </w:rPr>
            </w:pPr>
            <w:r>
              <w:rPr>
                <w:rFonts w:cs="Arial"/>
                <w:b/>
                <w:sz w:val="20"/>
                <w:szCs w:val="20"/>
              </w:rPr>
              <w:t>Sistema exibe listagem com todos os administradores cadastrados, com os seguintes botões: Novo, Editar e Apagar.</w:t>
            </w:r>
          </w:p>
        </w:tc>
      </w:tr>
      <w:tr w:rsidR="00637B45" w:rsidRPr="009300FF" w14:paraId="4D4A3180" w14:textId="77777777" w:rsidTr="00605276">
        <w:tc>
          <w:tcPr>
            <w:tcW w:w="2865" w:type="dxa"/>
            <w:tcBorders>
              <w:left w:val="single" w:sz="4" w:space="0" w:color="000000"/>
              <w:bottom w:val="single" w:sz="4" w:space="0" w:color="000000"/>
            </w:tcBorders>
            <w:shd w:val="clear" w:color="auto" w:fill="auto"/>
          </w:tcPr>
          <w:p w14:paraId="23B9C4F7" w14:textId="14EBA1CC" w:rsidR="00637B45" w:rsidRPr="009300FF" w:rsidRDefault="00637B45" w:rsidP="004351D4">
            <w:pPr>
              <w:snapToGrid w:val="0"/>
              <w:spacing w:line="240" w:lineRule="auto"/>
              <w:rPr>
                <w:rFonts w:cs="Arial"/>
                <w:b/>
                <w:sz w:val="20"/>
                <w:szCs w:val="20"/>
              </w:rPr>
            </w:pPr>
            <w:r>
              <w:rPr>
                <w:rFonts w:cs="Arial"/>
                <w:b/>
                <w:sz w:val="20"/>
                <w:szCs w:val="20"/>
              </w:rPr>
              <w:t xml:space="preserve">Ator aciona o botão </w:t>
            </w:r>
            <w:r w:rsidR="001144AA">
              <w:rPr>
                <w:rFonts w:cs="Arial"/>
                <w:b/>
                <w:sz w:val="20"/>
                <w:szCs w:val="20"/>
              </w:rPr>
              <w:t>Novo</w:t>
            </w:r>
            <w:r>
              <w:rPr>
                <w:rFonts w:cs="Arial"/>
                <w:b/>
                <w:sz w:val="20"/>
                <w:szCs w:val="20"/>
              </w:rPr>
              <w:t>.</w:t>
            </w:r>
            <w:r w:rsidR="004351D4">
              <w:rPr>
                <w:rFonts w:cs="Arial"/>
                <w:b/>
                <w:sz w:val="20"/>
                <w:szCs w:val="20"/>
              </w:rPr>
              <w:t xml:space="preserve"> </w:t>
            </w:r>
            <w:r w:rsidR="00AE7DC8">
              <w:rPr>
                <w:rFonts w:cs="Arial"/>
                <w:b/>
                <w:sz w:val="20"/>
                <w:szCs w:val="20"/>
              </w:rPr>
              <w:t>(FA001)</w:t>
            </w:r>
            <w:r w:rsidR="005539C4">
              <w:rPr>
                <w:rFonts w:cs="Arial"/>
                <w:b/>
                <w:sz w:val="20"/>
                <w:szCs w:val="20"/>
              </w:rPr>
              <w:t>(FA002)</w:t>
            </w:r>
          </w:p>
        </w:tc>
        <w:tc>
          <w:tcPr>
            <w:tcW w:w="6098" w:type="dxa"/>
            <w:tcBorders>
              <w:bottom w:val="single" w:sz="4" w:space="0" w:color="000000"/>
              <w:right w:val="single" w:sz="4" w:space="0" w:color="000000"/>
            </w:tcBorders>
            <w:shd w:val="clear" w:color="auto" w:fill="auto"/>
          </w:tcPr>
          <w:p w14:paraId="28C5F4B9" w14:textId="0FDC923E" w:rsidR="00637B45" w:rsidRPr="009300FF" w:rsidRDefault="008314C4" w:rsidP="00605276">
            <w:pPr>
              <w:snapToGrid w:val="0"/>
              <w:spacing w:line="240" w:lineRule="auto"/>
              <w:rPr>
                <w:rFonts w:cs="Arial"/>
                <w:b/>
                <w:sz w:val="20"/>
                <w:szCs w:val="20"/>
              </w:rPr>
            </w:pPr>
            <w:r>
              <w:rPr>
                <w:rFonts w:cs="Arial"/>
                <w:b/>
                <w:sz w:val="20"/>
                <w:szCs w:val="20"/>
              </w:rPr>
              <w:t>-</w:t>
            </w:r>
          </w:p>
        </w:tc>
      </w:tr>
      <w:tr w:rsidR="00605276" w:rsidRPr="009300FF" w14:paraId="4E767FD4" w14:textId="77777777" w:rsidTr="00605276">
        <w:tc>
          <w:tcPr>
            <w:tcW w:w="2865" w:type="dxa"/>
            <w:tcBorders>
              <w:left w:val="single" w:sz="4" w:space="0" w:color="000000"/>
              <w:bottom w:val="single" w:sz="4" w:space="0" w:color="000000"/>
            </w:tcBorders>
            <w:shd w:val="clear" w:color="auto" w:fill="auto"/>
          </w:tcPr>
          <w:p w14:paraId="3259E29A"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3D570563" w14:textId="2EAADE4F" w:rsidR="00605276" w:rsidRPr="009300FF" w:rsidRDefault="00605276" w:rsidP="00637B45">
            <w:pPr>
              <w:snapToGrid w:val="0"/>
              <w:spacing w:line="240" w:lineRule="auto"/>
              <w:rPr>
                <w:rFonts w:cs="Arial"/>
                <w:b/>
                <w:sz w:val="20"/>
                <w:szCs w:val="20"/>
              </w:rPr>
            </w:pPr>
            <w:r w:rsidRPr="009300FF">
              <w:rPr>
                <w:rFonts w:cs="Arial"/>
                <w:b/>
                <w:sz w:val="20"/>
                <w:szCs w:val="20"/>
              </w:rPr>
              <w:t>Sistema exibe tela com</w:t>
            </w:r>
            <w:r>
              <w:rPr>
                <w:rFonts w:cs="Arial"/>
                <w:b/>
                <w:sz w:val="20"/>
                <w:szCs w:val="20"/>
              </w:rPr>
              <w:t xml:space="preserve"> um botão S</w:t>
            </w:r>
            <w:r w:rsidRPr="009300FF">
              <w:rPr>
                <w:rFonts w:cs="Arial"/>
                <w:b/>
                <w:sz w:val="20"/>
                <w:szCs w:val="20"/>
              </w:rPr>
              <w:t>alvar e</w:t>
            </w:r>
            <w:r>
              <w:rPr>
                <w:rFonts w:cs="Arial"/>
                <w:b/>
                <w:sz w:val="20"/>
                <w:szCs w:val="20"/>
              </w:rPr>
              <w:t xml:space="preserve"> os </w:t>
            </w:r>
            <w:r w:rsidRPr="009300FF">
              <w:rPr>
                <w:rFonts w:cs="Arial"/>
                <w:b/>
                <w:sz w:val="20"/>
                <w:szCs w:val="20"/>
              </w:rPr>
              <w:t xml:space="preserve">campos </w:t>
            </w:r>
            <w:r w:rsidR="004351D4">
              <w:rPr>
                <w:rFonts w:cs="Arial"/>
                <w:b/>
                <w:sz w:val="20"/>
                <w:szCs w:val="20"/>
              </w:rPr>
              <w:t xml:space="preserve">para </w:t>
            </w:r>
            <w:r>
              <w:rPr>
                <w:rFonts w:cs="Arial"/>
                <w:b/>
                <w:sz w:val="20"/>
                <w:szCs w:val="20"/>
              </w:rPr>
              <w:t>preenchimento</w:t>
            </w:r>
            <w:r w:rsidRPr="009300FF">
              <w:rPr>
                <w:rFonts w:cs="Arial"/>
                <w:b/>
                <w:sz w:val="20"/>
                <w:szCs w:val="20"/>
              </w:rPr>
              <w:t>:</w:t>
            </w:r>
            <w:r>
              <w:rPr>
                <w:rFonts w:cs="Arial"/>
                <w:b/>
                <w:sz w:val="20"/>
                <w:szCs w:val="20"/>
              </w:rPr>
              <w:t xml:space="preserve"> Nome, e-mail </w:t>
            </w:r>
            <w:r w:rsidRPr="009300FF">
              <w:rPr>
                <w:rFonts w:cs="Arial"/>
                <w:b/>
                <w:sz w:val="20"/>
                <w:szCs w:val="20"/>
              </w:rPr>
              <w:t>e senha</w:t>
            </w:r>
            <w:r>
              <w:rPr>
                <w:rFonts w:cs="Arial"/>
                <w:b/>
                <w:sz w:val="20"/>
                <w:szCs w:val="20"/>
              </w:rPr>
              <w:t>;</w:t>
            </w:r>
          </w:p>
        </w:tc>
      </w:tr>
      <w:tr w:rsidR="00605276" w:rsidRPr="009300FF" w14:paraId="5F4BA43E" w14:textId="77777777" w:rsidTr="00605276">
        <w:tc>
          <w:tcPr>
            <w:tcW w:w="2865" w:type="dxa"/>
            <w:tcBorders>
              <w:left w:val="single" w:sz="4" w:space="0" w:color="000000"/>
              <w:bottom w:val="single" w:sz="4" w:space="0" w:color="000000"/>
            </w:tcBorders>
            <w:shd w:val="clear" w:color="auto" w:fill="auto"/>
          </w:tcPr>
          <w:p w14:paraId="577B6928" w14:textId="3BFE3772" w:rsidR="00605276" w:rsidRPr="009300FF" w:rsidRDefault="004351D4" w:rsidP="004351D4">
            <w:pPr>
              <w:snapToGrid w:val="0"/>
              <w:spacing w:line="240" w:lineRule="auto"/>
              <w:rPr>
                <w:rFonts w:cs="Arial"/>
                <w:b/>
                <w:sz w:val="20"/>
                <w:szCs w:val="20"/>
              </w:rPr>
            </w:pPr>
            <w:r>
              <w:rPr>
                <w:rFonts w:cs="Arial"/>
                <w:b/>
                <w:sz w:val="20"/>
                <w:szCs w:val="20"/>
              </w:rPr>
              <w:t xml:space="preserve">Ator preenche as informações e aciona </w:t>
            </w:r>
            <w:r w:rsidR="00605276">
              <w:rPr>
                <w:rFonts w:cs="Arial"/>
                <w:b/>
                <w:sz w:val="20"/>
                <w:szCs w:val="20"/>
              </w:rPr>
              <w:t>o botão S</w:t>
            </w:r>
            <w:r w:rsidR="00605276" w:rsidRPr="009300FF">
              <w:rPr>
                <w:rFonts w:cs="Arial"/>
                <w:b/>
                <w:sz w:val="20"/>
                <w:szCs w:val="20"/>
              </w:rPr>
              <w:t>alvar. (FE001)</w:t>
            </w:r>
          </w:p>
        </w:tc>
        <w:tc>
          <w:tcPr>
            <w:tcW w:w="6098" w:type="dxa"/>
            <w:tcBorders>
              <w:bottom w:val="single" w:sz="4" w:space="0" w:color="000000"/>
              <w:right w:val="single" w:sz="4" w:space="0" w:color="000000"/>
            </w:tcBorders>
            <w:shd w:val="clear" w:color="auto" w:fill="auto"/>
          </w:tcPr>
          <w:p w14:paraId="347DF5CE"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05276" w:rsidRPr="009300FF" w14:paraId="520C6A10" w14:textId="77777777" w:rsidTr="00605276">
        <w:tc>
          <w:tcPr>
            <w:tcW w:w="2865" w:type="dxa"/>
            <w:tcBorders>
              <w:left w:val="single" w:sz="4" w:space="0" w:color="000000"/>
              <w:bottom w:val="single" w:sz="4" w:space="0" w:color="000000"/>
            </w:tcBorders>
            <w:shd w:val="clear" w:color="auto" w:fill="auto"/>
          </w:tcPr>
          <w:p w14:paraId="73E8D881"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6C6C1FA" w14:textId="77777777" w:rsidR="00605276" w:rsidRPr="009300FF" w:rsidRDefault="00605276" w:rsidP="00605276">
            <w:pPr>
              <w:snapToGrid w:val="0"/>
              <w:spacing w:line="240" w:lineRule="auto"/>
              <w:rPr>
                <w:rFonts w:cs="Arial"/>
                <w:b/>
                <w:sz w:val="20"/>
                <w:szCs w:val="20"/>
              </w:rPr>
            </w:pPr>
            <w:r w:rsidRPr="009300FF">
              <w:rPr>
                <w:rFonts w:cs="Arial"/>
                <w:b/>
                <w:sz w:val="20"/>
                <w:szCs w:val="20"/>
              </w:rPr>
              <w:t>Sistema persiste dados e exibe mensagem (MSG002)</w:t>
            </w:r>
          </w:p>
        </w:tc>
      </w:tr>
      <w:tr w:rsidR="00605276" w:rsidRPr="009300FF" w14:paraId="56135E2B" w14:textId="77777777" w:rsidTr="00605276">
        <w:tc>
          <w:tcPr>
            <w:tcW w:w="2865" w:type="dxa"/>
            <w:tcBorders>
              <w:left w:val="single" w:sz="4" w:space="0" w:color="000000"/>
              <w:bottom w:val="single" w:sz="4" w:space="0" w:color="000000"/>
            </w:tcBorders>
            <w:shd w:val="clear" w:color="auto" w:fill="D9D9D9"/>
          </w:tcPr>
          <w:p w14:paraId="414DC446" w14:textId="77777777" w:rsidR="00605276" w:rsidRPr="009300FF" w:rsidRDefault="00605276" w:rsidP="00605276">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D9D9D9"/>
          </w:tcPr>
          <w:p w14:paraId="5F6F90D0" w14:textId="77777777" w:rsidR="00605276" w:rsidRPr="009300FF" w:rsidRDefault="00605276" w:rsidP="00605276">
            <w:pPr>
              <w:snapToGrid w:val="0"/>
              <w:spacing w:line="240" w:lineRule="auto"/>
              <w:rPr>
                <w:rFonts w:cs="Arial"/>
                <w:b/>
                <w:sz w:val="20"/>
                <w:szCs w:val="20"/>
              </w:rPr>
            </w:pPr>
          </w:p>
        </w:tc>
      </w:tr>
      <w:tr w:rsidR="00605276" w:rsidRPr="009300FF" w14:paraId="09B83D6B" w14:textId="77777777" w:rsidTr="006052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401072F6" w14:textId="77777777" w:rsidR="00605276" w:rsidRPr="009300FF" w:rsidRDefault="00605276" w:rsidP="00605276">
            <w:pPr>
              <w:ind w:left="-59"/>
              <w:rPr>
                <w:rFonts w:cs="Arial"/>
              </w:rPr>
            </w:pPr>
            <w:r w:rsidRPr="009300FF">
              <w:rPr>
                <w:rFonts w:cs="Arial"/>
              </w:rPr>
              <w:t>Os campos e-mail, senha, nome são obrigatórios.</w:t>
            </w:r>
          </w:p>
          <w:p w14:paraId="52170AF4" w14:textId="77777777" w:rsidR="00605276" w:rsidRPr="009300FF" w:rsidRDefault="00605276" w:rsidP="00605276">
            <w:pPr>
              <w:ind w:left="-59"/>
              <w:rPr>
                <w:rFonts w:cs="Arial"/>
              </w:rPr>
            </w:pPr>
            <w:r w:rsidRPr="009300FF">
              <w:rPr>
                <w:rFonts w:cs="Arial"/>
              </w:rPr>
              <w:t>Campo e-mail possui mascará para e-mail.</w:t>
            </w:r>
          </w:p>
          <w:p w14:paraId="590C0656" w14:textId="77777777" w:rsidR="00605276" w:rsidRDefault="00605276" w:rsidP="00605276">
            <w:pPr>
              <w:ind w:left="-59"/>
              <w:rPr>
                <w:rFonts w:cs="Arial"/>
              </w:rPr>
            </w:pPr>
            <w:r w:rsidRPr="009300FF">
              <w:rPr>
                <w:rFonts w:cs="Arial"/>
              </w:rPr>
              <w:t>Campo senha possui seus caracteres substituídos por “ * ” asterisco.</w:t>
            </w:r>
          </w:p>
          <w:p w14:paraId="3D5BE6F6" w14:textId="77777777" w:rsidR="00605276" w:rsidRPr="009300FF" w:rsidRDefault="00605276" w:rsidP="00605276">
            <w:pPr>
              <w:ind w:left="-59"/>
              <w:rPr>
                <w:rFonts w:cs="Arial"/>
              </w:rPr>
            </w:pPr>
            <w:r w:rsidRPr="009300FF">
              <w:rPr>
                <w:rFonts w:cs="Arial"/>
              </w:rPr>
              <w:t xml:space="preserve">Campo senha </w:t>
            </w:r>
            <w:r>
              <w:rPr>
                <w:rFonts w:cs="Arial"/>
              </w:rPr>
              <w:t xml:space="preserve">deve </w:t>
            </w:r>
            <w:r w:rsidRPr="009300FF">
              <w:rPr>
                <w:rFonts w:cs="Arial"/>
              </w:rPr>
              <w:t>possui</w:t>
            </w:r>
            <w:r>
              <w:rPr>
                <w:rFonts w:cs="Arial"/>
              </w:rPr>
              <w:t>r</w:t>
            </w:r>
            <w:r w:rsidRPr="009300FF">
              <w:rPr>
                <w:rFonts w:cs="Arial"/>
              </w:rPr>
              <w:t xml:space="preserve"> </w:t>
            </w:r>
            <w:r>
              <w:rPr>
                <w:rFonts w:cs="Arial"/>
              </w:rPr>
              <w:t>no mínimo 6 caracteres.</w:t>
            </w:r>
          </w:p>
        </w:tc>
      </w:tr>
      <w:tr w:rsidR="00605276" w:rsidRPr="009300FF" w14:paraId="2C8668A0" w14:textId="77777777" w:rsidTr="00605276">
        <w:tc>
          <w:tcPr>
            <w:tcW w:w="2865" w:type="dxa"/>
            <w:tcBorders>
              <w:left w:val="single" w:sz="4" w:space="0" w:color="000000"/>
            </w:tcBorders>
            <w:shd w:val="clear" w:color="auto" w:fill="D9D9D9"/>
          </w:tcPr>
          <w:p w14:paraId="7C18E15F" w14:textId="77777777" w:rsidR="00605276" w:rsidRPr="009300FF" w:rsidRDefault="00605276" w:rsidP="00605276">
            <w:pPr>
              <w:snapToGrid w:val="0"/>
              <w:spacing w:line="240" w:lineRule="auto"/>
              <w:rPr>
                <w:rFonts w:cs="Arial"/>
                <w:b/>
                <w:sz w:val="20"/>
                <w:szCs w:val="20"/>
              </w:rPr>
            </w:pPr>
            <w:r w:rsidRPr="009300FF">
              <w:rPr>
                <w:rFonts w:cs="Arial"/>
                <w:b/>
                <w:sz w:val="20"/>
                <w:szCs w:val="20"/>
              </w:rPr>
              <w:t>Fluxos de Exceção</w:t>
            </w:r>
          </w:p>
        </w:tc>
        <w:tc>
          <w:tcPr>
            <w:tcW w:w="6098" w:type="dxa"/>
            <w:tcBorders>
              <w:right w:val="single" w:sz="4" w:space="0" w:color="000000"/>
            </w:tcBorders>
            <w:shd w:val="clear" w:color="auto" w:fill="auto"/>
          </w:tcPr>
          <w:p w14:paraId="618AFFDB" w14:textId="4883BF66" w:rsidR="00605276" w:rsidRPr="009300FF" w:rsidRDefault="00605276" w:rsidP="00605276">
            <w:pPr>
              <w:snapToGrid w:val="0"/>
              <w:spacing w:line="240" w:lineRule="auto"/>
              <w:rPr>
                <w:rFonts w:cs="Arial"/>
                <w:b/>
                <w:sz w:val="20"/>
                <w:szCs w:val="20"/>
              </w:rPr>
            </w:pPr>
            <w:r w:rsidRPr="009300FF">
              <w:rPr>
                <w:rFonts w:cs="Arial"/>
                <w:b/>
                <w:sz w:val="20"/>
                <w:szCs w:val="20"/>
              </w:rPr>
              <w:t>(FE</w:t>
            </w:r>
            <w:r>
              <w:rPr>
                <w:rFonts w:cs="Arial"/>
                <w:b/>
                <w:sz w:val="20"/>
                <w:szCs w:val="20"/>
              </w:rPr>
              <w:t xml:space="preserve">001) – </w:t>
            </w:r>
            <w:r w:rsidRPr="009300FF">
              <w:rPr>
                <w:rFonts w:cs="Arial"/>
                <w:b/>
                <w:sz w:val="20"/>
                <w:szCs w:val="20"/>
              </w:rPr>
              <w:t>A</w:t>
            </w:r>
            <w:r w:rsidR="00852709">
              <w:rPr>
                <w:rFonts w:cs="Arial"/>
                <w:b/>
                <w:sz w:val="20"/>
                <w:szCs w:val="20"/>
              </w:rPr>
              <w:t>lguns</w:t>
            </w:r>
            <w:r>
              <w:rPr>
                <w:rFonts w:cs="Arial"/>
                <w:b/>
                <w:sz w:val="20"/>
                <w:szCs w:val="20"/>
              </w:rPr>
              <w:t xml:space="preserve"> dos campos não fora</w:t>
            </w:r>
            <w:r w:rsidRPr="009300FF">
              <w:rPr>
                <w:rFonts w:cs="Arial"/>
                <w:b/>
                <w:sz w:val="20"/>
                <w:szCs w:val="20"/>
              </w:rPr>
              <w:t>m preenchidos</w:t>
            </w:r>
            <w:r>
              <w:rPr>
                <w:rFonts w:cs="Arial"/>
                <w:b/>
                <w:sz w:val="20"/>
                <w:szCs w:val="20"/>
              </w:rPr>
              <w:t>. S</w:t>
            </w:r>
            <w:r w:rsidRPr="009300FF">
              <w:rPr>
                <w:rFonts w:cs="Arial"/>
                <w:b/>
                <w:sz w:val="20"/>
                <w:szCs w:val="20"/>
              </w:rPr>
              <w:t xml:space="preserve">istema exibe mensagem MSG001 </w:t>
            </w:r>
            <w:r>
              <w:rPr>
                <w:rFonts w:cs="Arial"/>
                <w:b/>
                <w:sz w:val="20"/>
                <w:szCs w:val="20"/>
              </w:rPr>
              <w:t>no campo em questão</w:t>
            </w:r>
            <w:r w:rsidRPr="009300FF">
              <w:rPr>
                <w:rFonts w:cs="Arial"/>
                <w:b/>
                <w:sz w:val="20"/>
                <w:szCs w:val="20"/>
              </w:rPr>
              <w:t>.</w:t>
            </w:r>
          </w:p>
        </w:tc>
      </w:tr>
      <w:tr w:rsidR="00605276" w:rsidRPr="009300FF" w14:paraId="0A741A90" w14:textId="77777777" w:rsidTr="00605276">
        <w:tc>
          <w:tcPr>
            <w:tcW w:w="2865" w:type="dxa"/>
            <w:tcBorders>
              <w:left w:val="single" w:sz="4" w:space="0" w:color="000000"/>
            </w:tcBorders>
            <w:shd w:val="clear" w:color="auto" w:fill="D9D9D9"/>
          </w:tcPr>
          <w:p w14:paraId="3B688377" w14:textId="77777777" w:rsidR="00605276" w:rsidRPr="009300FF" w:rsidRDefault="00605276"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33882EB1" w14:textId="77777777" w:rsidR="00605276" w:rsidRPr="009300FF" w:rsidRDefault="00605276" w:rsidP="00605276">
            <w:pPr>
              <w:snapToGrid w:val="0"/>
              <w:spacing w:line="240" w:lineRule="auto"/>
              <w:rPr>
                <w:rFonts w:cs="Arial"/>
                <w:b/>
                <w:sz w:val="20"/>
                <w:szCs w:val="20"/>
              </w:rPr>
            </w:pPr>
          </w:p>
        </w:tc>
      </w:tr>
      <w:tr w:rsidR="00605276" w:rsidRPr="009300FF" w14:paraId="6E004644" w14:textId="77777777" w:rsidTr="00605276">
        <w:tc>
          <w:tcPr>
            <w:tcW w:w="2865" w:type="dxa"/>
            <w:tcBorders>
              <w:left w:val="single" w:sz="4" w:space="0" w:color="000000"/>
              <w:bottom w:val="single" w:sz="4" w:space="0" w:color="000000"/>
            </w:tcBorders>
            <w:shd w:val="clear" w:color="auto" w:fill="D9D9D9"/>
          </w:tcPr>
          <w:p w14:paraId="232BCD1F"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6268EAB0" w14:textId="77777777" w:rsidR="00605276" w:rsidRPr="009300FF" w:rsidRDefault="00605276" w:rsidP="00605276">
            <w:pPr>
              <w:snapToGrid w:val="0"/>
              <w:spacing w:line="240" w:lineRule="auto"/>
              <w:rPr>
                <w:rFonts w:cs="Arial"/>
                <w:b/>
                <w:sz w:val="20"/>
                <w:szCs w:val="20"/>
              </w:rPr>
            </w:pPr>
            <w:r w:rsidRPr="009300FF">
              <w:rPr>
                <w:rFonts w:cs="Arial"/>
                <w:b/>
                <w:sz w:val="20"/>
                <w:szCs w:val="20"/>
              </w:rPr>
              <w:t>(FE002</w:t>
            </w:r>
            <w:r>
              <w:rPr>
                <w:rFonts w:cs="Arial"/>
                <w:b/>
                <w:sz w:val="20"/>
                <w:szCs w:val="20"/>
              </w:rPr>
              <w:t>) – Caso e-mail já exista sistema exibe MSG003</w:t>
            </w:r>
          </w:p>
        </w:tc>
      </w:tr>
      <w:tr w:rsidR="00605276" w:rsidRPr="009300FF" w14:paraId="11A87A9E" w14:textId="77777777" w:rsidTr="00605276">
        <w:tc>
          <w:tcPr>
            <w:tcW w:w="2865" w:type="dxa"/>
            <w:tcBorders>
              <w:left w:val="single" w:sz="4" w:space="0" w:color="000000"/>
            </w:tcBorders>
            <w:shd w:val="clear" w:color="auto" w:fill="D9D9D9"/>
          </w:tcPr>
          <w:p w14:paraId="1B9480DD" w14:textId="77777777" w:rsidR="00605276" w:rsidRPr="009300FF" w:rsidRDefault="00605276" w:rsidP="00605276">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2B204FF7" w14:textId="77777777" w:rsidR="00605276" w:rsidRPr="009300FF" w:rsidRDefault="00605276" w:rsidP="00605276">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Este campo é obrigatório.</w:t>
            </w:r>
          </w:p>
        </w:tc>
      </w:tr>
      <w:tr w:rsidR="00605276" w:rsidRPr="009300FF" w14:paraId="1968530B" w14:textId="77777777" w:rsidTr="00605276">
        <w:tc>
          <w:tcPr>
            <w:tcW w:w="2865" w:type="dxa"/>
            <w:tcBorders>
              <w:left w:val="single" w:sz="4" w:space="0" w:color="000000"/>
            </w:tcBorders>
            <w:shd w:val="clear" w:color="auto" w:fill="D9D9D9"/>
          </w:tcPr>
          <w:p w14:paraId="0774C89B" w14:textId="77777777" w:rsidR="00605276" w:rsidRPr="009300FF" w:rsidRDefault="00605276" w:rsidP="00605276">
            <w:pPr>
              <w:snapToGrid w:val="0"/>
              <w:spacing w:line="240" w:lineRule="auto"/>
              <w:rPr>
                <w:rFonts w:cs="Arial"/>
                <w:b/>
                <w:sz w:val="20"/>
                <w:szCs w:val="20"/>
              </w:rPr>
            </w:pPr>
          </w:p>
        </w:tc>
        <w:tc>
          <w:tcPr>
            <w:tcW w:w="6098" w:type="dxa"/>
            <w:tcBorders>
              <w:right w:val="single" w:sz="4" w:space="0" w:color="000000"/>
            </w:tcBorders>
            <w:shd w:val="clear" w:color="auto" w:fill="auto"/>
          </w:tcPr>
          <w:p w14:paraId="2640A78B" w14:textId="77777777" w:rsidR="00605276" w:rsidRPr="009300FF" w:rsidRDefault="00605276" w:rsidP="00605276">
            <w:pPr>
              <w:snapToGrid w:val="0"/>
              <w:spacing w:line="240" w:lineRule="auto"/>
              <w:rPr>
                <w:rFonts w:cs="Arial"/>
                <w:b/>
                <w:sz w:val="20"/>
                <w:szCs w:val="20"/>
              </w:rPr>
            </w:pPr>
          </w:p>
        </w:tc>
      </w:tr>
      <w:tr w:rsidR="00605276" w:rsidRPr="009300FF" w14:paraId="5177DD8E" w14:textId="77777777" w:rsidTr="00605276">
        <w:tc>
          <w:tcPr>
            <w:tcW w:w="2865" w:type="dxa"/>
            <w:tcBorders>
              <w:left w:val="single" w:sz="4" w:space="0" w:color="auto"/>
              <w:bottom w:val="single" w:sz="4" w:space="0" w:color="000000"/>
            </w:tcBorders>
            <w:shd w:val="clear" w:color="auto" w:fill="D9D9D9"/>
          </w:tcPr>
          <w:p w14:paraId="524694C7"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78C67094" w14:textId="77777777" w:rsidR="00605276" w:rsidRDefault="00605276" w:rsidP="00605276">
            <w:pPr>
              <w:snapToGrid w:val="0"/>
              <w:spacing w:line="240" w:lineRule="auto"/>
              <w:rPr>
                <w:rFonts w:cs="Arial"/>
                <w:b/>
                <w:sz w:val="20"/>
                <w:szCs w:val="20"/>
              </w:rPr>
            </w:pPr>
            <w:r w:rsidRPr="009300FF">
              <w:rPr>
                <w:rFonts w:cs="Arial"/>
                <w:b/>
                <w:sz w:val="20"/>
                <w:szCs w:val="20"/>
              </w:rPr>
              <w:t xml:space="preserve">MSG002 – </w:t>
            </w:r>
            <w:r>
              <w:rPr>
                <w:rFonts w:cs="Arial"/>
                <w:b/>
                <w:sz w:val="20"/>
                <w:szCs w:val="20"/>
              </w:rPr>
              <w:t>Olá (Nome Usuário)</w:t>
            </w:r>
            <w:r w:rsidRPr="00293CAE">
              <w:rPr>
                <w:rFonts w:cs="Arial"/>
                <w:b/>
                <w:sz w:val="20"/>
                <w:szCs w:val="20"/>
              </w:rPr>
              <w:t xml:space="preserve"> inform</w:t>
            </w:r>
            <w:r>
              <w:rPr>
                <w:rFonts w:cs="Arial"/>
                <w:b/>
                <w:sz w:val="20"/>
                <w:szCs w:val="20"/>
              </w:rPr>
              <w:t>ações foram salvas com sucesso.</w:t>
            </w:r>
          </w:p>
          <w:p w14:paraId="6FD9D93F" w14:textId="77777777" w:rsidR="00605276" w:rsidRDefault="00605276" w:rsidP="00605276">
            <w:pPr>
              <w:snapToGrid w:val="0"/>
              <w:spacing w:line="240" w:lineRule="auto"/>
              <w:rPr>
                <w:rFonts w:cs="Arial"/>
                <w:b/>
                <w:sz w:val="20"/>
                <w:szCs w:val="20"/>
              </w:rPr>
            </w:pPr>
          </w:p>
          <w:p w14:paraId="71B991B6" w14:textId="77777777" w:rsidR="00605276" w:rsidRDefault="00605276" w:rsidP="00605276">
            <w:pPr>
              <w:snapToGrid w:val="0"/>
              <w:spacing w:line="240" w:lineRule="auto"/>
              <w:rPr>
                <w:rFonts w:cs="Arial"/>
                <w:b/>
                <w:sz w:val="20"/>
                <w:szCs w:val="20"/>
              </w:rPr>
            </w:pPr>
            <w:r>
              <w:rPr>
                <w:rFonts w:cs="Arial"/>
                <w:b/>
                <w:sz w:val="20"/>
                <w:szCs w:val="20"/>
              </w:rPr>
              <w:t xml:space="preserve">MSG003 - </w:t>
            </w:r>
            <w:r w:rsidRPr="00293CAE">
              <w:rPr>
                <w:rFonts w:cs="Arial"/>
                <w:b/>
                <w:sz w:val="20"/>
                <w:szCs w:val="20"/>
              </w:rPr>
              <w:t>Usuário já existe</w:t>
            </w:r>
            <w:r>
              <w:rPr>
                <w:rFonts w:cs="Arial"/>
                <w:b/>
                <w:sz w:val="20"/>
                <w:szCs w:val="20"/>
              </w:rPr>
              <w:t>.</w:t>
            </w:r>
          </w:p>
          <w:p w14:paraId="7717F87D" w14:textId="77777777" w:rsidR="009F0012" w:rsidRDefault="009F0012" w:rsidP="00605276">
            <w:pPr>
              <w:snapToGrid w:val="0"/>
              <w:spacing w:line="240" w:lineRule="auto"/>
              <w:rPr>
                <w:rFonts w:cs="Arial"/>
                <w:b/>
                <w:sz w:val="20"/>
                <w:szCs w:val="20"/>
              </w:rPr>
            </w:pPr>
          </w:p>
          <w:p w14:paraId="65261446" w14:textId="77777777" w:rsidR="009F0012" w:rsidRDefault="009F0012" w:rsidP="00605276">
            <w:pPr>
              <w:snapToGrid w:val="0"/>
              <w:spacing w:line="240" w:lineRule="auto"/>
              <w:rPr>
                <w:rFonts w:cs="Arial"/>
                <w:b/>
                <w:sz w:val="20"/>
                <w:szCs w:val="20"/>
              </w:rPr>
            </w:pPr>
            <w:r>
              <w:rPr>
                <w:rFonts w:cs="Arial"/>
                <w:b/>
                <w:sz w:val="20"/>
                <w:szCs w:val="20"/>
              </w:rPr>
              <w:t>MSG004 – Usuário desativado com sucesso.</w:t>
            </w:r>
          </w:p>
          <w:p w14:paraId="5D258EBD" w14:textId="77777777" w:rsidR="009F0012" w:rsidRDefault="009F0012" w:rsidP="00605276">
            <w:pPr>
              <w:snapToGrid w:val="0"/>
              <w:spacing w:line="240" w:lineRule="auto"/>
              <w:rPr>
                <w:rFonts w:cs="Arial"/>
                <w:b/>
                <w:sz w:val="20"/>
                <w:szCs w:val="20"/>
              </w:rPr>
            </w:pPr>
          </w:p>
          <w:p w14:paraId="13702CEB" w14:textId="381E5C04" w:rsidR="009F0012" w:rsidRPr="009300FF" w:rsidRDefault="009F0012" w:rsidP="00605276">
            <w:pPr>
              <w:snapToGrid w:val="0"/>
              <w:spacing w:line="240" w:lineRule="auto"/>
              <w:rPr>
                <w:rFonts w:cs="Arial"/>
                <w:b/>
                <w:sz w:val="20"/>
                <w:szCs w:val="20"/>
              </w:rPr>
            </w:pPr>
            <w:r>
              <w:rPr>
                <w:rFonts w:cs="Arial"/>
                <w:b/>
                <w:sz w:val="20"/>
                <w:szCs w:val="20"/>
              </w:rPr>
              <w:t>MSG005 – Usuário excluído com sucesso.</w:t>
            </w:r>
          </w:p>
        </w:tc>
      </w:tr>
      <w:tr w:rsidR="00605276" w:rsidRPr="009300FF" w14:paraId="71C26CC5" w14:textId="77777777" w:rsidTr="00605276">
        <w:tc>
          <w:tcPr>
            <w:tcW w:w="2865" w:type="dxa"/>
            <w:tcBorders>
              <w:left w:val="single" w:sz="4" w:space="0" w:color="auto"/>
              <w:bottom w:val="single" w:sz="4" w:space="0" w:color="000000"/>
            </w:tcBorders>
            <w:shd w:val="clear" w:color="auto" w:fill="D9D9D9"/>
          </w:tcPr>
          <w:p w14:paraId="7E7B7489" w14:textId="00E49B46" w:rsidR="00605276" w:rsidRPr="009300FF" w:rsidRDefault="00AE7DC8" w:rsidP="00605276">
            <w:pPr>
              <w:snapToGrid w:val="0"/>
              <w:spacing w:line="240" w:lineRule="auto"/>
              <w:rPr>
                <w:rFonts w:cs="Arial"/>
                <w:b/>
                <w:sz w:val="20"/>
                <w:szCs w:val="20"/>
              </w:rPr>
            </w:pPr>
            <w:r>
              <w:rPr>
                <w:rFonts w:cs="Arial"/>
                <w:b/>
                <w:sz w:val="20"/>
                <w:szCs w:val="20"/>
              </w:rPr>
              <w:lastRenderedPageBreak/>
              <w:t>Fluxos Alternativos – FA001</w:t>
            </w:r>
            <w:r w:rsidR="006E0D25">
              <w:rPr>
                <w:rFonts w:cs="Arial"/>
                <w:b/>
                <w:sz w:val="20"/>
                <w:szCs w:val="20"/>
              </w:rPr>
              <w:t xml:space="preserve"> </w:t>
            </w:r>
            <w:r w:rsidR="00605276" w:rsidRPr="009300FF">
              <w:rPr>
                <w:rFonts w:cs="Arial"/>
                <w:b/>
                <w:sz w:val="20"/>
                <w:szCs w:val="20"/>
              </w:rPr>
              <w:t>Editar</w:t>
            </w:r>
          </w:p>
        </w:tc>
        <w:tc>
          <w:tcPr>
            <w:tcW w:w="6098" w:type="dxa"/>
            <w:tcBorders>
              <w:bottom w:val="single" w:sz="4" w:space="0" w:color="000000"/>
              <w:right w:val="single" w:sz="4" w:space="0" w:color="000000"/>
            </w:tcBorders>
            <w:shd w:val="clear" w:color="auto" w:fill="auto"/>
          </w:tcPr>
          <w:p w14:paraId="6132B7CF" w14:textId="77777777" w:rsidR="00605276" w:rsidRPr="009300FF" w:rsidRDefault="00605276" w:rsidP="00605276">
            <w:pPr>
              <w:snapToGrid w:val="0"/>
              <w:spacing w:line="240" w:lineRule="auto"/>
              <w:rPr>
                <w:rFonts w:cs="Arial"/>
                <w:b/>
                <w:sz w:val="20"/>
                <w:szCs w:val="20"/>
              </w:rPr>
            </w:pPr>
          </w:p>
        </w:tc>
      </w:tr>
      <w:tr w:rsidR="00605276" w:rsidRPr="009300FF" w14:paraId="4C15207D" w14:textId="77777777" w:rsidTr="00605276">
        <w:tc>
          <w:tcPr>
            <w:tcW w:w="2865" w:type="dxa"/>
            <w:tcBorders>
              <w:left w:val="single" w:sz="4" w:space="0" w:color="auto"/>
              <w:bottom w:val="single" w:sz="4" w:space="0" w:color="000000"/>
            </w:tcBorders>
            <w:shd w:val="clear" w:color="auto" w:fill="D9D9D9"/>
          </w:tcPr>
          <w:p w14:paraId="4AD3A2F9"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34200964" w14:textId="77777777" w:rsidR="00605276" w:rsidRPr="009300FF" w:rsidRDefault="00605276" w:rsidP="00605276">
            <w:pPr>
              <w:snapToGrid w:val="0"/>
              <w:spacing w:line="240" w:lineRule="auto"/>
              <w:rPr>
                <w:rFonts w:cs="Arial"/>
                <w:b/>
                <w:sz w:val="20"/>
                <w:szCs w:val="20"/>
              </w:rPr>
            </w:pPr>
            <w:r w:rsidRPr="009300FF">
              <w:rPr>
                <w:rFonts w:cs="Arial"/>
                <w:b/>
                <w:sz w:val="20"/>
                <w:szCs w:val="20"/>
              </w:rPr>
              <w:t>Ações do sistema</w:t>
            </w:r>
          </w:p>
        </w:tc>
      </w:tr>
      <w:tr w:rsidR="00605276" w:rsidRPr="009300FF" w14:paraId="226B99D7" w14:textId="77777777" w:rsidTr="00605276">
        <w:tc>
          <w:tcPr>
            <w:tcW w:w="2865" w:type="dxa"/>
            <w:tcBorders>
              <w:left w:val="single" w:sz="4" w:space="0" w:color="auto"/>
              <w:bottom w:val="single" w:sz="4" w:space="0" w:color="000000"/>
            </w:tcBorders>
          </w:tcPr>
          <w:p w14:paraId="618C291C" w14:textId="504BC6CC" w:rsidR="00605276" w:rsidRPr="009300FF" w:rsidRDefault="00BD32CF" w:rsidP="00BD32CF">
            <w:pPr>
              <w:snapToGrid w:val="0"/>
              <w:spacing w:line="240" w:lineRule="auto"/>
              <w:rPr>
                <w:rFonts w:cs="Arial"/>
                <w:b/>
                <w:sz w:val="20"/>
                <w:szCs w:val="20"/>
              </w:rPr>
            </w:pPr>
            <w:r>
              <w:rPr>
                <w:rFonts w:cs="Arial"/>
                <w:b/>
                <w:sz w:val="20"/>
                <w:szCs w:val="20"/>
              </w:rPr>
              <w:t xml:space="preserve">Ator </w:t>
            </w:r>
            <w:r w:rsidR="00605276">
              <w:rPr>
                <w:rFonts w:cs="Arial"/>
                <w:b/>
                <w:sz w:val="20"/>
                <w:szCs w:val="20"/>
              </w:rPr>
              <w:t>aciona o botão E</w:t>
            </w:r>
            <w:r w:rsidR="00605276" w:rsidRPr="009300FF">
              <w:rPr>
                <w:rFonts w:cs="Arial"/>
                <w:b/>
                <w:sz w:val="20"/>
                <w:szCs w:val="20"/>
              </w:rPr>
              <w:t>ditar</w:t>
            </w:r>
            <w:r>
              <w:rPr>
                <w:rFonts w:cs="Arial"/>
                <w:b/>
                <w:sz w:val="20"/>
                <w:szCs w:val="20"/>
              </w:rPr>
              <w:t xml:space="preserve"> do item desejado</w:t>
            </w:r>
            <w:r w:rsidR="00605276"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5911FEDF" w14:textId="77777777" w:rsidR="00605276" w:rsidRPr="009300FF" w:rsidRDefault="00605276" w:rsidP="00605276">
            <w:pPr>
              <w:snapToGrid w:val="0"/>
              <w:spacing w:line="240" w:lineRule="auto"/>
              <w:rPr>
                <w:rFonts w:cs="Arial"/>
                <w:b/>
                <w:sz w:val="20"/>
                <w:szCs w:val="20"/>
              </w:rPr>
            </w:pPr>
            <w:r w:rsidRPr="009300FF">
              <w:rPr>
                <w:rFonts w:cs="Arial"/>
                <w:b/>
                <w:sz w:val="20"/>
                <w:szCs w:val="20"/>
              </w:rPr>
              <w:t>-</w:t>
            </w:r>
          </w:p>
        </w:tc>
      </w:tr>
      <w:tr w:rsidR="00605276" w:rsidRPr="009300FF" w14:paraId="440DEA69" w14:textId="77777777" w:rsidTr="00605276">
        <w:tc>
          <w:tcPr>
            <w:tcW w:w="2865" w:type="dxa"/>
            <w:tcBorders>
              <w:left w:val="single" w:sz="4" w:space="0" w:color="auto"/>
              <w:bottom w:val="single" w:sz="4" w:space="0" w:color="000000"/>
            </w:tcBorders>
          </w:tcPr>
          <w:p w14:paraId="14F98501" w14:textId="77777777" w:rsidR="00605276" w:rsidRPr="009300FF" w:rsidRDefault="00605276" w:rsidP="00605276">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43703E2C" w14:textId="7F9EC7D3" w:rsidR="00605276" w:rsidRPr="009300FF" w:rsidRDefault="00605276" w:rsidP="004D3798">
            <w:pPr>
              <w:snapToGrid w:val="0"/>
              <w:spacing w:line="240" w:lineRule="auto"/>
              <w:rPr>
                <w:rFonts w:cs="Arial"/>
                <w:b/>
                <w:sz w:val="20"/>
                <w:szCs w:val="20"/>
              </w:rPr>
            </w:pPr>
            <w:r w:rsidRPr="009300FF">
              <w:rPr>
                <w:rFonts w:cs="Arial"/>
                <w:b/>
                <w:sz w:val="20"/>
                <w:szCs w:val="20"/>
              </w:rPr>
              <w:t xml:space="preserve">Sistema </w:t>
            </w:r>
            <w:r w:rsidR="004D3798">
              <w:rPr>
                <w:rFonts w:cs="Arial"/>
                <w:b/>
                <w:sz w:val="20"/>
                <w:szCs w:val="20"/>
              </w:rPr>
              <w:t>exibe dados do Administrador para que possa realizar as alterações;</w:t>
            </w:r>
          </w:p>
        </w:tc>
      </w:tr>
      <w:tr w:rsidR="004D3798" w:rsidRPr="009300FF" w14:paraId="299EF08C" w14:textId="77777777" w:rsidTr="00605276">
        <w:tc>
          <w:tcPr>
            <w:tcW w:w="2865" w:type="dxa"/>
            <w:tcBorders>
              <w:left w:val="single" w:sz="4" w:space="0" w:color="auto"/>
              <w:bottom w:val="single" w:sz="4" w:space="0" w:color="000000"/>
            </w:tcBorders>
          </w:tcPr>
          <w:p w14:paraId="0667DE00" w14:textId="060D3495" w:rsidR="004D3798" w:rsidRPr="009300FF" w:rsidRDefault="004D3798" w:rsidP="00605276">
            <w:pPr>
              <w:snapToGrid w:val="0"/>
              <w:spacing w:line="240" w:lineRule="auto"/>
              <w:rPr>
                <w:rFonts w:cs="Arial"/>
                <w:b/>
                <w:sz w:val="20"/>
                <w:szCs w:val="20"/>
              </w:rPr>
            </w:pPr>
            <w:r>
              <w:rPr>
                <w:rFonts w:cs="Arial"/>
                <w:b/>
                <w:sz w:val="20"/>
                <w:szCs w:val="20"/>
              </w:rPr>
              <w:t>Ator altera os dados desejados e aciona o botão Salvar;</w:t>
            </w:r>
          </w:p>
        </w:tc>
        <w:tc>
          <w:tcPr>
            <w:tcW w:w="6098" w:type="dxa"/>
            <w:tcBorders>
              <w:bottom w:val="single" w:sz="4" w:space="0" w:color="000000"/>
              <w:right w:val="single" w:sz="4" w:space="0" w:color="000000"/>
            </w:tcBorders>
            <w:shd w:val="clear" w:color="auto" w:fill="auto"/>
          </w:tcPr>
          <w:p w14:paraId="59BC5893" w14:textId="09F3D3B8" w:rsidR="004D3798" w:rsidRPr="009300FF" w:rsidRDefault="004D3798" w:rsidP="004D3798">
            <w:pPr>
              <w:snapToGrid w:val="0"/>
              <w:spacing w:line="240" w:lineRule="auto"/>
              <w:rPr>
                <w:rFonts w:cs="Arial"/>
                <w:b/>
                <w:sz w:val="20"/>
                <w:szCs w:val="20"/>
              </w:rPr>
            </w:pPr>
            <w:r>
              <w:rPr>
                <w:rFonts w:cs="Arial"/>
                <w:b/>
                <w:sz w:val="20"/>
                <w:szCs w:val="20"/>
              </w:rPr>
              <w:t>-</w:t>
            </w:r>
          </w:p>
        </w:tc>
      </w:tr>
      <w:tr w:rsidR="004D3798" w:rsidRPr="009300FF" w14:paraId="6753E34E" w14:textId="77777777" w:rsidTr="00605276">
        <w:tc>
          <w:tcPr>
            <w:tcW w:w="2865" w:type="dxa"/>
            <w:tcBorders>
              <w:left w:val="single" w:sz="4" w:space="0" w:color="auto"/>
              <w:bottom w:val="single" w:sz="4" w:space="0" w:color="000000"/>
            </w:tcBorders>
          </w:tcPr>
          <w:p w14:paraId="37CF58DF" w14:textId="6A0DE141" w:rsidR="004D3798" w:rsidRPr="009300FF" w:rsidRDefault="004D3798" w:rsidP="00605276">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28914013" w14:textId="6884F4F4" w:rsidR="004D3798" w:rsidRPr="009300FF" w:rsidRDefault="004D3798" w:rsidP="004D3798">
            <w:pPr>
              <w:snapToGrid w:val="0"/>
              <w:spacing w:line="240" w:lineRule="auto"/>
              <w:rPr>
                <w:rFonts w:cs="Arial"/>
                <w:b/>
                <w:sz w:val="20"/>
                <w:szCs w:val="20"/>
              </w:rPr>
            </w:pPr>
            <w:r>
              <w:rPr>
                <w:rFonts w:cs="Arial"/>
                <w:b/>
                <w:sz w:val="20"/>
                <w:szCs w:val="20"/>
              </w:rPr>
              <w:t>Sistema altera os dados com sucesso e exibe MSG002</w:t>
            </w:r>
            <w:r w:rsidR="005A6FBD">
              <w:rPr>
                <w:rFonts w:cs="Arial"/>
                <w:b/>
                <w:sz w:val="20"/>
                <w:szCs w:val="20"/>
              </w:rPr>
              <w:t>.</w:t>
            </w:r>
          </w:p>
        </w:tc>
      </w:tr>
      <w:tr w:rsidR="00AE7DC8" w:rsidRPr="009300FF" w14:paraId="6C9CD66C" w14:textId="77777777" w:rsidTr="00AE7DC8">
        <w:tc>
          <w:tcPr>
            <w:tcW w:w="2865" w:type="dxa"/>
            <w:tcBorders>
              <w:left w:val="single" w:sz="4" w:space="0" w:color="auto"/>
              <w:bottom w:val="single" w:sz="4" w:space="0" w:color="000000"/>
            </w:tcBorders>
            <w:shd w:val="clear" w:color="auto" w:fill="D9D9D9"/>
          </w:tcPr>
          <w:p w14:paraId="64E6A279" w14:textId="1149EE28" w:rsidR="00AE7DC8" w:rsidRPr="009300FF" w:rsidRDefault="00AE7DC8" w:rsidP="007851DD">
            <w:pPr>
              <w:snapToGrid w:val="0"/>
              <w:spacing w:line="240" w:lineRule="auto"/>
              <w:rPr>
                <w:rFonts w:cs="Arial"/>
                <w:b/>
                <w:sz w:val="20"/>
                <w:szCs w:val="20"/>
              </w:rPr>
            </w:pPr>
            <w:r w:rsidRPr="009300FF">
              <w:rPr>
                <w:rFonts w:cs="Arial"/>
                <w:b/>
                <w:sz w:val="20"/>
                <w:szCs w:val="20"/>
              </w:rPr>
              <w:t xml:space="preserve">Fluxos Alternativos – FA002 </w:t>
            </w:r>
            <w:r w:rsidR="007851DD">
              <w:rPr>
                <w:rFonts w:cs="Arial"/>
                <w:b/>
                <w:sz w:val="20"/>
                <w:szCs w:val="20"/>
              </w:rPr>
              <w:t>Excluir</w:t>
            </w:r>
          </w:p>
        </w:tc>
        <w:tc>
          <w:tcPr>
            <w:tcW w:w="6098" w:type="dxa"/>
            <w:tcBorders>
              <w:bottom w:val="single" w:sz="4" w:space="0" w:color="000000"/>
              <w:right w:val="single" w:sz="4" w:space="0" w:color="000000"/>
            </w:tcBorders>
            <w:shd w:val="clear" w:color="auto" w:fill="auto"/>
          </w:tcPr>
          <w:p w14:paraId="7EF3DE1C" w14:textId="77777777" w:rsidR="00AE7DC8" w:rsidRPr="009300FF" w:rsidRDefault="00AE7DC8" w:rsidP="00BD4B20">
            <w:pPr>
              <w:snapToGrid w:val="0"/>
              <w:spacing w:line="240" w:lineRule="auto"/>
              <w:rPr>
                <w:rFonts w:cs="Arial"/>
                <w:b/>
                <w:sz w:val="20"/>
                <w:szCs w:val="20"/>
              </w:rPr>
            </w:pPr>
          </w:p>
        </w:tc>
      </w:tr>
      <w:tr w:rsidR="00AE7DC8" w:rsidRPr="009300FF" w14:paraId="6DF199F6" w14:textId="77777777" w:rsidTr="00AE7DC8">
        <w:tc>
          <w:tcPr>
            <w:tcW w:w="2865" w:type="dxa"/>
            <w:tcBorders>
              <w:left w:val="single" w:sz="4" w:space="0" w:color="auto"/>
              <w:bottom w:val="single" w:sz="4" w:space="0" w:color="000000"/>
            </w:tcBorders>
            <w:shd w:val="clear" w:color="auto" w:fill="D9D9D9"/>
          </w:tcPr>
          <w:p w14:paraId="57DAEFFC" w14:textId="77777777" w:rsidR="00AE7DC8" w:rsidRPr="009300FF" w:rsidRDefault="00AE7DC8" w:rsidP="00BD4B20">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05356F0B" w14:textId="77777777" w:rsidR="00AE7DC8" w:rsidRPr="009300FF" w:rsidRDefault="00AE7DC8" w:rsidP="00BD4B20">
            <w:pPr>
              <w:snapToGrid w:val="0"/>
              <w:spacing w:line="240" w:lineRule="auto"/>
              <w:rPr>
                <w:rFonts w:cs="Arial"/>
                <w:b/>
                <w:sz w:val="20"/>
                <w:szCs w:val="20"/>
              </w:rPr>
            </w:pPr>
            <w:r w:rsidRPr="009300FF">
              <w:rPr>
                <w:rFonts w:cs="Arial"/>
                <w:b/>
                <w:sz w:val="20"/>
                <w:szCs w:val="20"/>
              </w:rPr>
              <w:t>Ações do sistema</w:t>
            </w:r>
          </w:p>
        </w:tc>
      </w:tr>
      <w:tr w:rsidR="00AE7DC8" w:rsidRPr="009300FF" w14:paraId="6FC09FC0" w14:textId="77777777" w:rsidTr="00AE7DC8">
        <w:tc>
          <w:tcPr>
            <w:tcW w:w="2865" w:type="dxa"/>
            <w:tcBorders>
              <w:left w:val="single" w:sz="4" w:space="0" w:color="auto"/>
              <w:bottom w:val="single" w:sz="4" w:space="0" w:color="000000"/>
            </w:tcBorders>
          </w:tcPr>
          <w:p w14:paraId="68AC6F92" w14:textId="4D7552A5" w:rsidR="00AE7DC8" w:rsidRPr="009300FF" w:rsidRDefault="00AE7DC8" w:rsidP="00A86536">
            <w:pPr>
              <w:snapToGrid w:val="0"/>
              <w:spacing w:line="240" w:lineRule="auto"/>
              <w:rPr>
                <w:rFonts w:cs="Arial"/>
                <w:b/>
                <w:sz w:val="20"/>
                <w:szCs w:val="20"/>
              </w:rPr>
            </w:pPr>
            <w:r>
              <w:rPr>
                <w:rFonts w:cs="Arial"/>
                <w:b/>
                <w:sz w:val="20"/>
                <w:szCs w:val="20"/>
              </w:rPr>
              <w:t xml:space="preserve">Ator aciona o botão </w:t>
            </w:r>
            <w:r w:rsidR="006C2745">
              <w:rPr>
                <w:rFonts w:cs="Arial"/>
                <w:b/>
                <w:sz w:val="20"/>
                <w:szCs w:val="20"/>
              </w:rPr>
              <w:t>Apagar</w:t>
            </w:r>
            <w:r w:rsidR="00A86536">
              <w:rPr>
                <w:rFonts w:cs="Arial"/>
                <w:b/>
                <w:sz w:val="20"/>
                <w:szCs w:val="20"/>
              </w:rPr>
              <w:t xml:space="preserve"> de um item desejado.</w:t>
            </w:r>
          </w:p>
        </w:tc>
        <w:tc>
          <w:tcPr>
            <w:tcW w:w="6098" w:type="dxa"/>
            <w:tcBorders>
              <w:bottom w:val="single" w:sz="4" w:space="0" w:color="000000"/>
              <w:right w:val="single" w:sz="4" w:space="0" w:color="000000"/>
            </w:tcBorders>
            <w:shd w:val="clear" w:color="auto" w:fill="auto"/>
          </w:tcPr>
          <w:p w14:paraId="3A4121F6" w14:textId="77777777" w:rsidR="00AE7DC8" w:rsidRPr="009300FF" w:rsidRDefault="00AE7DC8" w:rsidP="00BD4B20">
            <w:pPr>
              <w:snapToGrid w:val="0"/>
              <w:spacing w:line="240" w:lineRule="auto"/>
              <w:rPr>
                <w:rFonts w:cs="Arial"/>
                <w:b/>
                <w:sz w:val="20"/>
                <w:szCs w:val="20"/>
              </w:rPr>
            </w:pPr>
            <w:r w:rsidRPr="009300FF">
              <w:rPr>
                <w:rFonts w:cs="Arial"/>
                <w:b/>
                <w:sz w:val="20"/>
                <w:szCs w:val="20"/>
              </w:rPr>
              <w:t>-</w:t>
            </w:r>
          </w:p>
        </w:tc>
      </w:tr>
      <w:tr w:rsidR="006C2745" w:rsidRPr="009300FF" w14:paraId="110A8127" w14:textId="77777777" w:rsidTr="00AE7DC8">
        <w:tc>
          <w:tcPr>
            <w:tcW w:w="2865" w:type="dxa"/>
            <w:tcBorders>
              <w:left w:val="single" w:sz="4" w:space="0" w:color="auto"/>
              <w:bottom w:val="single" w:sz="4" w:space="0" w:color="000000"/>
            </w:tcBorders>
          </w:tcPr>
          <w:p w14:paraId="4BBD6A3B" w14:textId="741D6CDE"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3CA13F69" w14:textId="386916EF" w:rsidR="006C2745" w:rsidRDefault="006C2745" w:rsidP="00043C39">
            <w:pPr>
              <w:snapToGrid w:val="0"/>
              <w:spacing w:line="240" w:lineRule="auto"/>
              <w:rPr>
                <w:rFonts w:cs="Arial"/>
                <w:b/>
                <w:sz w:val="20"/>
                <w:szCs w:val="20"/>
              </w:rPr>
            </w:pPr>
            <w:r>
              <w:rPr>
                <w:rFonts w:cs="Arial"/>
                <w:b/>
                <w:sz w:val="20"/>
                <w:szCs w:val="20"/>
              </w:rPr>
              <w:t>Sistema ver</w:t>
            </w:r>
            <w:r w:rsidR="00A86536">
              <w:rPr>
                <w:rFonts w:cs="Arial"/>
                <w:b/>
                <w:sz w:val="20"/>
                <w:szCs w:val="20"/>
              </w:rPr>
              <w:t>ifica se usuário possui algum ví</w:t>
            </w:r>
            <w:r>
              <w:rPr>
                <w:rFonts w:cs="Arial"/>
                <w:b/>
                <w:sz w:val="20"/>
                <w:szCs w:val="20"/>
              </w:rPr>
              <w:t xml:space="preserve">nculo </w:t>
            </w:r>
            <w:r w:rsidR="00043C39">
              <w:rPr>
                <w:rFonts w:cs="Arial"/>
                <w:b/>
                <w:sz w:val="20"/>
                <w:szCs w:val="20"/>
              </w:rPr>
              <w:t>no sistema</w:t>
            </w:r>
            <w:r w:rsidR="00842C73">
              <w:rPr>
                <w:rFonts w:cs="Arial"/>
                <w:b/>
                <w:sz w:val="20"/>
                <w:szCs w:val="20"/>
              </w:rPr>
              <w:t>;</w:t>
            </w:r>
          </w:p>
        </w:tc>
      </w:tr>
      <w:tr w:rsidR="006C2745" w:rsidRPr="009300FF" w14:paraId="49189EA0" w14:textId="77777777" w:rsidTr="00AE7DC8">
        <w:tc>
          <w:tcPr>
            <w:tcW w:w="2865" w:type="dxa"/>
            <w:tcBorders>
              <w:left w:val="single" w:sz="4" w:space="0" w:color="auto"/>
              <w:bottom w:val="single" w:sz="4" w:space="0" w:color="000000"/>
            </w:tcBorders>
          </w:tcPr>
          <w:p w14:paraId="5B097F1F" w14:textId="501B0641"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165EACD1" w14:textId="27E78A24" w:rsidR="006C2745" w:rsidRDefault="008A707E" w:rsidP="009F0012">
            <w:pPr>
              <w:snapToGrid w:val="0"/>
              <w:spacing w:line="240" w:lineRule="auto"/>
              <w:rPr>
                <w:rFonts w:cs="Arial"/>
                <w:b/>
                <w:sz w:val="20"/>
                <w:szCs w:val="20"/>
              </w:rPr>
            </w:pPr>
            <w:r>
              <w:rPr>
                <w:rFonts w:cs="Arial"/>
                <w:b/>
                <w:sz w:val="20"/>
                <w:szCs w:val="20"/>
              </w:rPr>
              <w:t>Caso haja ví</w:t>
            </w:r>
            <w:r w:rsidR="006C2745">
              <w:rPr>
                <w:rFonts w:cs="Arial"/>
                <w:b/>
                <w:sz w:val="20"/>
                <w:szCs w:val="20"/>
              </w:rPr>
              <w:t xml:space="preserve">nculo </w:t>
            </w:r>
            <w:r w:rsidR="009F0012">
              <w:rPr>
                <w:rFonts w:cs="Arial"/>
                <w:b/>
                <w:sz w:val="20"/>
                <w:szCs w:val="20"/>
              </w:rPr>
              <w:t>sistema apenas desativa usuário e exibe MSG004.</w:t>
            </w:r>
          </w:p>
        </w:tc>
      </w:tr>
      <w:tr w:rsidR="006C2745" w:rsidRPr="009300FF" w14:paraId="6AE769B0" w14:textId="77777777" w:rsidTr="00AE7DC8">
        <w:tc>
          <w:tcPr>
            <w:tcW w:w="2865" w:type="dxa"/>
            <w:tcBorders>
              <w:left w:val="single" w:sz="4" w:space="0" w:color="auto"/>
              <w:bottom w:val="single" w:sz="4" w:space="0" w:color="000000"/>
            </w:tcBorders>
          </w:tcPr>
          <w:p w14:paraId="508A2BA7" w14:textId="1ED5EB27" w:rsidR="006C2745"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5FB9831A" w14:textId="71CEDD58" w:rsidR="006C2745" w:rsidRDefault="008A707E" w:rsidP="007851DD">
            <w:pPr>
              <w:snapToGrid w:val="0"/>
              <w:spacing w:line="240" w:lineRule="auto"/>
              <w:rPr>
                <w:rFonts w:cs="Arial"/>
                <w:b/>
                <w:sz w:val="20"/>
                <w:szCs w:val="20"/>
              </w:rPr>
            </w:pPr>
            <w:r>
              <w:rPr>
                <w:rFonts w:cs="Arial"/>
                <w:b/>
                <w:sz w:val="20"/>
                <w:szCs w:val="20"/>
              </w:rPr>
              <w:t xml:space="preserve">Caso não haja vínculo sistema </w:t>
            </w:r>
            <w:r w:rsidR="007851DD">
              <w:rPr>
                <w:rFonts w:cs="Arial"/>
                <w:b/>
                <w:sz w:val="20"/>
                <w:szCs w:val="20"/>
              </w:rPr>
              <w:t>exclui</w:t>
            </w:r>
            <w:r w:rsidR="009F0012">
              <w:rPr>
                <w:rFonts w:cs="Arial"/>
                <w:b/>
                <w:sz w:val="20"/>
                <w:szCs w:val="20"/>
              </w:rPr>
              <w:t xml:space="preserve"> Administrador em questão e exibe MSG005.</w:t>
            </w:r>
          </w:p>
        </w:tc>
      </w:tr>
      <w:tr w:rsidR="00AE7DC8" w:rsidRPr="009300FF" w14:paraId="087DF76B" w14:textId="77777777" w:rsidTr="00AE7DC8">
        <w:tc>
          <w:tcPr>
            <w:tcW w:w="2865" w:type="dxa"/>
            <w:tcBorders>
              <w:left w:val="single" w:sz="4" w:space="0" w:color="auto"/>
              <w:bottom w:val="single" w:sz="4" w:space="0" w:color="000000"/>
            </w:tcBorders>
          </w:tcPr>
          <w:p w14:paraId="4ACE7EB2" w14:textId="2C6B5CEF" w:rsidR="00AE7DC8" w:rsidRPr="009300FF" w:rsidRDefault="00473D7B" w:rsidP="00BD4B20">
            <w:pPr>
              <w:snapToGrid w:val="0"/>
              <w:spacing w:line="240" w:lineRule="auto"/>
              <w:rPr>
                <w:rFonts w:cs="Arial"/>
                <w:b/>
                <w:sz w:val="20"/>
                <w:szCs w:val="20"/>
              </w:rPr>
            </w:pPr>
            <w:r>
              <w:rPr>
                <w:rFonts w:cs="Arial"/>
                <w:b/>
                <w:sz w:val="20"/>
                <w:szCs w:val="20"/>
              </w:rPr>
              <w:t>-</w:t>
            </w:r>
          </w:p>
        </w:tc>
        <w:tc>
          <w:tcPr>
            <w:tcW w:w="6098" w:type="dxa"/>
            <w:tcBorders>
              <w:bottom w:val="single" w:sz="4" w:space="0" w:color="000000"/>
              <w:right w:val="single" w:sz="4" w:space="0" w:color="000000"/>
            </w:tcBorders>
            <w:shd w:val="clear" w:color="auto" w:fill="auto"/>
          </w:tcPr>
          <w:p w14:paraId="6EDF52F2" w14:textId="414CEBC9" w:rsidR="00AE7DC8" w:rsidRPr="009300FF" w:rsidRDefault="00842C73" w:rsidP="00043C39">
            <w:pPr>
              <w:snapToGrid w:val="0"/>
              <w:spacing w:line="240" w:lineRule="auto"/>
              <w:rPr>
                <w:rFonts w:cs="Arial"/>
                <w:b/>
                <w:sz w:val="20"/>
                <w:szCs w:val="20"/>
              </w:rPr>
            </w:pPr>
            <w:r>
              <w:rPr>
                <w:rFonts w:cs="Arial"/>
                <w:b/>
                <w:sz w:val="20"/>
                <w:szCs w:val="20"/>
              </w:rPr>
              <w:t xml:space="preserve">Sistema </w:t>
            </w:r>
            <w:r w:rsidR="00043C39">
              <w:rPr>
                <w:rFonts w:cs="Arial"/>
                <w:b/>
                <w:sz w:val="20"/>
                <w:szCs w:val="20"/>
              </w:rPr>
              <w:t>registra ação</w:t>
            </w:r>
            <w:r>
              <w:rPr>
                <w:rFonts w:cs="Arial"/>
                <w:b/>
                <w:sz w:val="20"/>
                <w:szCs w:val="20"/>
              </w:rPr>
              <w:t xml:space="preserve"> com os seguintes dados: Data de criação com a data atual, descrição do evento com “Administrador (EMAIL DO ADMINISTRADOR QUE F</w:t>
            </w:r>
            <w:r w:rsidR="00043C39">
              <w:rPr>
                <w:rFonts w:cs="Arial"/>
                <w:b/>
                <w:sz w:val="20"/>
                <w:szCs w:val="20"/>
              </w:rPr>
              <w:t>OI ALTERADO) foi alterado.” e identificador</w:t>
            </w:r>
            <w:r>
              <w:rPr>
                <w:rFonts w:cs="Arial"/>
                <w:b/>
                <w:sz w:val="20"/>
                <w:szCs w:val="20"/>
              </w:rPr>
              <w:t xml:space="preserve"> do Administrador que executou a ação.</w:t>
            </w:r>
          </w:p>
        </w:tc>
      </w:tr>
    </w:tbl>
    <w:p w14:paraId="2E018024" w14:textId="77777777" w:rsidR="0096090A" w:rsidRDefault="0096090A" w:rsidP="00432064">
      <w:pPr>
        <w:rPr>
          <w:rFonts w:cs="Arial"/>
        </w:rPr>
      </w:pPr>
    </w:p>
    <w:p w14:paraId="457342AA" w14:textId="541654CA" w:rsidR="0096090A" w:rsidRPr="009300FF" w:rsidRDefault="0096090A" w:rsidP="0096090A">
      <w:pPr>
        <w:jc w:val="center"/>
        <w:rPr>
          <w:rFonts w:cs="Arial"/>
          <w:b/>
          <w:bCs/>
        </w:rPr>
      </w:pPr>
      <w:r w:rsidRPr="009300FF">
        <w:rPr>
          <w:rFonts w:cs="Arial"/>
        </w:rPr>
        <w:t xml:space="preserve">Tabela </w:t>
      </w:r>
      <w:r>
        <w:rPr>
          <w:rFonts w:cs="Arial"/>
        </w:rPr>
        <w:t>16</w:t>
      </w:r>
      <w:r w:rsidRPr="009300FF">
        <w:rPr>
          <w:rFonts w:cs="Arial"/>
        </w:rPr>
        <w:t xml:space="preserve">: </w:t>
      </w:r>
      <w:r>
        <w:rPr>
          <w:rFonts w:cs="Arial"/>
        </w:rPr>
        <w:t>Manter Negociação</w:t>
      </w:r>
    </w:p>
    <w:tbl>
      <w:tblPr>
        <w:tblW w:w="0" w:type="auto"/>
        <w:tblInd w:w="167" w:type="dxa"/>
        <w:tblLayout w:type="fixed"/>
        <w:tblLook w:val="0000" w:firstRow="0" w:lastRow="0" w:firstColumn="0" w:lastColumn="0" w:noHBand="0" w:noVBand="0"/>
      </w:tblPr>
      <w:tblGrid>
        <w:gridCol w:w="2865"/>
        <w:gridCol w:w="6098"/>
      </w:tblGrid>
      <w:tr w:rsidR="0096090A" w:rsidRPr="009300FF" w14:paraId="13FFDEE6" w14:textId="77777777" w:rsidTr="004066EE">
        <w:tc>
          <w:tcPr>
            <w:tcW w:w="2865" w:type="dxa"/>
            <w:tcBorders>
              <w:top w:val="single" w:sz="4" w:space="0" w:color="000000"/>
              <w:left w:val="single" w:sz="4" w:space="0" w:color="000000"/>
              <w:bottom w:val="single" w:sz="4" w:space="0" w:color="000000"/>
            </w:tcBorders>
            <w:shd w:val="clear" w:color="auto" w:fill="D9D9D9"/>
          </w:tcPr>
          <w:p w14:paraId="71D142CE" w14:textId="77777777" w:rsidR="0096090A" w:rsidRPr="009300FF" w:rsidRDefault="0096090A" w:rsidP="004066EE">
            <w:pPr>
              <w:snapToGrid w:val="0"/>
              <w:spacing w:line="240" w:lineRule="auto"/>
              <w:rPr>
                <w:rFonts w:cs="Arial"/>
                <w:b/>
                <w:sz w:val="20"/>
                <w:szCs w:val="20"/>
              </w:rPr>
            </w:pPr>
            <w:r w:rsidRPr="009300FF">
              <w:rPr>
                <w:rFonts w:cs="Arial"/>
                <w:b/>
                <w:sz w:val="20"/>
                <w:szCs w:val="20"/>
              </w:rPr>
              <w:t>Nome do caso de Uso</w:t>
            </w:r>
          </w:p>
        </w:tc>
        <w:tc>
          <w:tcPr>
            <w:tcW w:w="6098" w:type="dxa"/>
            <w:tcBorders>
              <w:top w:val="single" w:sz="4" w:space="0" w:color="000000"/>
              <w:bottom w:val="single" w:sz="4" w:space="0" w:color="000000"/>
              <w:right w:val="single" w:sz="4" w:space="0" w:color="000000"/>
            </w:tcBorders>
            <w:shd w:val="clear" w:color="auto" w:fill="auto"/>
          </w:tcPr>
          <w:p w14:paraId="03FCCAE1" w14:textId="296DA40C" w:rsidR="0096090A" w:rsidRPr="009300FF" w:rsidRDefault="0096090A" w:rsidP="0096090A">
            <w:pPr>
              <w:snapToGrid w:val="0"/>
              <w:spacing w:line="240" w:lineRule="auto"/>
              <w:rPr>
                <w:rFonts w:cs="Arial"/>
                <w:b/>
                <w:sz w:val="20"/>
                <w:szCs w:val="20"/>
              </w:rPr>
            </w:pPr>
            <w:r>
              <w:rPr>
                <w:rFonts w:cs="Arial"/>
                <w:b/>
                <w:sz w:val="20"/>
                <w:szCs w:val="20"/>
              </w:rPr>
              <w:t>UC016</w:t>
            </w:r>
            <w:r w:rsidRPr="009300FF">
              <w:rPr>
                <w:rFonts w:cs="Arial"/>
                <w:b/>
                <w:sz w:val="20"/>
                <w:szCs w:val="20"/>
              </w:rPr>
              <w:t xml:space="preserve"> – </w:t>
            </w:r>
            <w:r>
              <w:rPr>
                <w:rFonts w:cs="Arial"/>
                <w:b/>
                <w:sz w:val="20"/>
                <w:szCs w:val="20"/>
              </w:rPr>
              <w:t>Manter Negociação</w:t>
            </w:r>
          </w:p>
        </w:tc>
      </w:tr>
      <w:tr w:rsidR="0096090A" w:rsidRPr="009300FF" w14:paraId="552E2587" w14:textId="77777777" w:rsidTr="004066EE">
        <w:tc>
          <w:tcPr>
            <w:tcW w:w="2865" w:type="dxa"/>
            <w:tcBorders>
              <w:left w:val="single" w:sz="4" w:space="0" w:color="000000"/>
              <w:bottom w:val="single" w:sz="4" w:space="0" w:color="000000"/>
            </w:tcBorders>
            <w:shd w:val="clear" w:color="auto" w:fill="D9D9D9"/>
          </w:tcPr>
          <w:p w14:paraId="5A16EA21" w14:textId="77777777" w:rsidR="0096090A" w:rsidRPr="009300FF" w:rsidRDefault="0096090A" w:rsidP="004066EE">
            <w:pPr>
              <w:snapToGrid w:val="0"/>
              <w:spacing w:line="240" w:lineRule="auto"/>
              <w:rPr>
                <w:rFonts w:cs="Arial"/>
                <w:b/>
                <w:sz w:val="20"/>
                <w:szCs w:val="20"/>
              </w:rPr>
            </w:pPr>
            <w:r w:rsidRPr="009300FF">
              <w:rPr>
                <w:rFonts w:cs="Arial"/>
                <w:b/>
                <w:sz w:val="20"/>
                <w:szCs w:val="20"/>
              </w:rPr>
              <w:t>Caso de uso geral</w:t>
            </w:r>
          </w:p>
        </w:tc>
        <w:tc>
          <w:tcPr>
            <w:tcW w:w="6098" w:type="dxa"/>
            <w:tcBorders>
              <w:bottom w:val="single" w:sz="4" w:space="0" w:color="000000"/>
              <w:right w:val="single" w:sz="4" w:space="0" w:color="000000"/>
            </w:tcBorders>
            <w:shd w:val="clear" w:color="auto" w:fill="auto"/>
          </w:tcPr>
          <w:p w14:paraId="3C20E641" w14:textId="77777777" w:rsidR="0096090A" w:rsidRPr="009300FF" w:rsidRDefault="0096090A" w:rsidP="004066EE">
            <w:pPr>
              <w:snapToGrid w:val="0"/>
              <w:spacing w:line="240" w:lineRule="auto"/>
              <w:rPr>
                <w:rFonts w:cs="Arial"/>
                <w:b/>
                <w:sz w:val="20"/>
                <w:szCs w:val="20"/>
              </w:rPr>
            </w:pPr>
          </w:p>
        </w:tc>
      </w:tr>
      <w:tr w:rsidR="0096090A" w:rsidRPr="009300FF" w14:paraId="5F3EE711" w14:textId="77777777" w:rsidTr="004066EE">
        <w:tc>
          <w:tcPr>
            <w:tcW w:w="2865" w:type="dxa"/>
            <w:tcBorders>
              <w:left w:val="single" w:sz="4" w:space="0" w:color="000000"/>
              <w:bottom w:val="single" w:sz="4" w:space="0" w:color="000000"/>
            </w:tcBorders>
            <w:shd w:val="clear" w:color="auto" w:fill="D9D9D9"/>
          </w:tcPr>
          <w:p w14:paraId="666284AE" w14:textId="77777777" w:rsidR="0096090A" w:rsidRPr="009300FF" w:rsidRDefault="0096090A" w:rsidP="004066EE">
            <w:pPr>
              <w:snapToGrid w:val="0"/>
              <w:spacing w:line="240" w:lineRule="auto"/>
              <w:rPr>
                <w:rFonts w:cs="Arial"/>
                <w:b/>
                <w:sz w:val="20"/>
                <w:szCs w:val="20"/>
              </w:rPr>
            </w:pPr>
            <w:r w:rsidRPr="009300FF">
              <w:rPr>
                <w:rFonts w:cs="Arial"/>
                <w:b/>
                <w:sz w:val="20"/>
                <w:szCs w:val="20"/>
              </w:rPr>
              <w:t>Ator Principal</w:t>
            </w:r>
          </w:p>
        </w:tc>
        <w:tc>
          <w:tcPr>
            <w:tcW w:w="6098" w:type="dxa"/>
            <w:tcBorders>
              <w:bottom w:val="single" w:sz="4" w:space="0" w:color="000000"/>
              <w:right w:val="single" w:sz="4" w:space="0" w:color="000000"/>
            </w:tcBorders>
            <w:shd w:val="clear" w:color="auto" w:fill="auto"/>
          </w:tcPr>
          <w:p w14:paraId="6C8902D7" w14:textId="77777777" w:rsidR="0096090A" w:rsidRPr="009300FF" w:rsidRDefault="0096090A" w:rsidP="004066EE">
            <w:pPr>
              <w:snapToGrid w:val="0"/>
              <w:spacing w:line="240" w:lineRule="auto"/>
              <w:rPr>
                <w:rFonts w:cs="Arial"/>
                <w:b/>
                <w:sz w:val="20"/>
                <w:szCs w:val="20"/>
              </w:rPr>
            </w:pPr>
            <w:r>
              <w:rPr>
                <w:rFonts w:cs="Arial"/>
                <w:b/>
                <w:sz w:val="20"/>
                <w:szCs w:val="20"/>
              </w:rPr>
              <w:t>Cliente</w:t>
            </w:r>
          </w:p>
        </w:tc>
      </w:tr>
      <w:tr w:rsidR="0096090A" w:rsidRPr="009300FF" w14:paraId="4A621A9E" w14:textId="77777777" w:rsidTr="004066EE">
        <w:tc>
          <w:tcPr>
            <w:tcW w:w="2865" w:type="dxa"/>
            <w:tcBorders>
              <w:left w:val="single" w:sz="4" w:space="0" w:color="000000"/>
              <w:bottom w:val="single" w:sz="4" w:space="0" w:color="000000"/>
            </w:tcBorders>
            <w:shd w:val="clear" w:color="auto" w:fill="D9D9D9"/>
          </w:tcPr>
          <w:p w14:paraId="0B3365D9" w14:textId="77777777" w:rsidR="0096090A" w:rsidRPr="009300FF" w:rsidRDefault="0096090A" w:rsidP="004066EE">
            <w:pPr>
              <w:snapToGrid w:val="0"/>
              <w:spacing w:line="240" w:lineRule="auto"/>
              <w:rPr>
                <w:rFonts w:cs="Arial"/>
                <w:b/>
                <w:sz w:val="20"/>
                <w:szCs w:val="20"/>
              </w:rPr>
            </w:pPr>
            <w:r w:rsidRPr="009300FF">
              <w:rPr>
                <w:rFonts w:cs="Arial"/>
                <w:b/>
                <w:sz w:val="20"/>
                <w:szCs w:val="20"/>
              </w:rPr>
              <w:t>Atores Secundários</w:t>
            </w:r>
          </w:p>
        </w:tc>
        <w:tc>
          <w:tcPr>
            <w:tcW w:w="6098" w:type="dxa"/>
            <w:tcBorders>
              <w:bottom w:val="single" w:sz="4" w:space="0" w:color="000000"/>
              <w:right w:val="single" w:sz="4" w:space="0" w:color="000000"/>
            </w:tcBorders>
            <w:shd w:val="clear" w:color="auto" w:fill="auto"/>
          </w:tcPr>
          <w:p w14:paraId="4DD6F42C" w14:textId="77777777" w:rsidR="0096090A" w:rsidRPr="009300FF" w:rsidRDefault="0096090A" w:rsidP="004066EE">
            <w:pPr>
              <w:snapToGrid w:val="0"/>
              <w:spacing w:line="240" w:lineRule="auto"/>
              <w:rPr>
                <w:rFonts w:cs="Arial"/>
                <w:b/>
                <w:sz w:val="20"/>
                <w:szCs w:val="20"/>
              </w:rPr>
            </w:pPr>
          </w:p>
        </w:tc>
      </w:tr>
      <w:tr w:rsidR="0096090A" w:rsidRPr="009300FF" w14:paraId="1F218DB3" w14:textId="77777777" w:rsidTr="004066EE">
        <w:tc>
          <w:tcPr>
            <w:tcW w:w="2865" w:type="dxa"/>
            <w:tcBorders>
              <w:left w:val="single" w:sz="4" w:space="0" w:color="000000"/>
              <w:bottom w:val="single" w:sz="4" w:space="0" w:color="000000"/>
            </w:tcBorders>
            <w:shd w:val="clear" w:color="auto" w:fill="D9D9D9"/>
          </w:tcPr>
          <w:p w14:paraId="30A4090C" w14:textId="77777777" w:rsidR="0096090A" w:rsidRPr="009300FF" w:rsidRDefault="0096090A" w:rsidP="004066EE">
            <w:pPr>
              <w:snapToGrid w:val="0"/>
              <w:spacing w:line="240" w:lineRule="auto"/>
              <w:rPr>
                <w:rFonts w:cs="Arial"/>
                <w:b/>
                <w:sz w:val="20"/>
                <w:szCs w:val="20"/>
              </w:rPr>
            </w:pPr>
            <w:r w:rsidRPr="009300FF">
              <w:rPr>
                <w:rFonts w:cs="Arial"/>
                <w:b/>
                <w:sz w:val="20"/>
                <w:szCs w:val="20"/>
              </w:rPr>
              <w:t>Resumos</w:t>
            </w:r>
          </w:p>
        </w:tc>
        <w:tc>
          <w:tcPr>
            <w:tcW w:w="6098" w:type="dxa"/>
            <w:tcBorders>
              <w:bottom w:val="single" w:sz="4" w:space="0" w:color="000000"/>
              <w:right w:val="single" w:sz="4" w:space="0" w:color="000000"/>
            </w:tcBorders>
            <w:shd w:val="clear" w:color="auto" w:fill="auto"/>
          </w:tcPr>
          <w:p w14:paraId="1FFBEF8C" w14:textId="0283AEFF" w:rsidR="0096090A" w:rsidRPr="009300FF" w:rsidRDefault="0096090A" w:rsidP="003517EB">
            <w:pPr>
              <w:snapToGrid w:val="0"/>
              <w:spacing w:line="240" w:lineRule="auto"/>
              <w:rPr>
                <w:rFonts w:cs="Arial"/>
                <w:b/>
                <w:sz w:val="20"/>
                <w:szCs w:val="20"/>
              </w:rPr>
            </w:pPr>
            <w:r>
              <w:rPr>
                <w:rFonts w:cs="Arial"/>
                <w:b/>
                <w:sz w:val="20"/>
                <w:szCs w:val="20"/>
              </w:rPr>
              <w:t>Clientes</w:t>
            </w:r>
            <w:r w:rsidRPr="009300FF">
              <w:rPr>
                <w:rFonts w:cs="Arial"/>
                <w:b/>
                <w:sz w:val="20"/>
                <w:szCs w:val="20"/>
              </w:rPr>
              <w:t xml:space="preserve"> que possuem cadastro no sistema, utilizarão desse caso de uso para </w:t>
            </w:r>
            <w:r w:rsidR="003517EB">
              <w:rPr>
                <w:rFonts w:cs="Arial"/>
                <w:b/>
                <w:sz w:val="20"/>
                <w:szCs w:val="20"/>
              </w:rPr>
              <w:t>aprovar, cancelar ou visualizar negociações de propostas aprovadas.</w:t>
            </w:r>
          </w:p>
        </w:tc>
      </w:tr>
      <w:tr w:rsidR="0096090A" w:rsidRPr="009300FF" w14:paraId="31234FCB" w14:textId="77777777" w:rsidTr="004066EE">
        <w:tc>
          <w:tcPr>
            <w:tcW w:w="2865" w:type="dxa"/>
            <w:tcBorders>
              <w:left w:val="single" w:sz="4" w:space="0" w:color="000000"/>
              <w:bottom w:val="single" w:sz="4" w:space="0" w:color="000000"/>
            </w:tcBorders>
            <w:shd w:val="clear" w:color="auto" w:fill="D9D9D9"/>
          </w:tcPr>
          <w:p w14:paraId="6545DC93" w14:textId="77777777" w:rsidR="0096090A" w:rsidRPr="009300FF" w:rsidRDefault="0096090A" w:rsidP="004066EE">
            <w:pPr>
              <w:snapToGrid w:val="0"/>
              <w:spacing w:line="240" w:lineRule="auto"/>
              <w:rPr>
                <w:rFonts w:cs="Arial"/>
                <w:b/>
                <w:sz w:val="20"/>
                <w:szCs w:val="20"/>
              </w:rPr>
            </w:pPr>
            <w:r w:rsidRPr="009300FF">
              <w:rPr>
                <w:rFonts w:cs="Arial"/>
                <w:b/>
                <w:sz w:val="20"/>
                <w:szCs w:val="20"/>
              </w:rPr>
              <w:t>Pré-condições</w:t>
            </w:r>
          </w:p>
        </w:tc>
        <w:tc>
          <w:tcPr>
            <w:tcW w:w="6098" w:type="dxa"/>
            <w:tcBorders>
              <w:bottom w:val="single" w:sz="4" w:space="0" w:color="000000"/>
              <w:right w:val="single" w:sz="4" w:space="0" w:color="000000"/>
            </w:tcBorders>
            <w:shd w:val="clear" w:color="auto" w:fill="auto"/>
          </w:tcPr>
          <w:p w14:paraId="60F1A3BC" w14:textId="6B876865" w:rsidR="0096090A" w:rsidRPr="009300FF" w:rsidRDefault="0096090A" w:rsidP="004066EE">
            <w:pPr>
              <w:snapToGrid w:val="0"/>
              <w:spacing w:line="240" w:lineRule="auto"/>
              <w:rPr>
                <w:rFonts w:cs="Arial"/>
                <w:b/>
                <w:sz w:val="20"/>
                <w:szCs w:val="20"/>
              </w:rPr>
            </w:pPr>
            <w:r w:rsidRPr="009300FF">
              <w:rPr>
                <w:rFonts w:cs="Arial"/>
                <w:b/>
                <w:sz w:val="20"/>
                <w:szCs w:val="20"/>
              </w:rPr>
              <w:t>Possuir cadastro no sistema</w:t>
            </w:r>
            <w:r>
              <w:rPr>
                <w:rFonts w:cs="Arial"/>
                <w:b/>
                <w:sz w:val="20"/>
                <w:szCs w:val="20"/>
              </w:rPr>
              <w:t>.</w:t>
            </w:r>
          </w:p>
        </w:tc>
      </w:tr>
      <w:tr w:rsidR="0096090A" w:rsidRPr="009300FF" w14:paraId="10B3C7C7" w14:textId="77777777" w:rsidTr="004066EE">
        <w:tc>
          <w:tcPr>
            <w:tcW w:w="2865" w:type="dxa"/>
            <w:tcBorders>
              <w:left w:val="single" w:sz="4" w:space="0" w:color="000000"/>
              <w:bottom w:val="single" w:sz="4" w:space="0" w:color="000000"/>
            </w:tcBorders>
            <w:shd w:val="clear" w:color="auto" w:fill="D9D9D9"/>
          </w:tcPr>
          <w:p w14:paraId="32B8F930" w14:textId="77777777" w:rsidR="0096090A" w:rsidRPr="009300FF" w:rsidRDefault="0096090A" w:rsidP="004066EE">
            <w:pPr>
              <w:snapToGrid w:val="0"/>
              <w:spacing w:line="240" w:lineRule="auto"/>
              <w:rPr>
                <w:rFonts w:cs="Arial"/>
                <w:b/>
                <w:sz w:val="20"/>
                <w:szCs w:val="20"/>
              </w:rPr>
            </w:pPr>
            <w:r w:rsidRPr="009300FF">
              <w:rPr>
                <w:rFonts w:cs="Arial"/>
                <w:b/>
                <w:sz w:val="20"/>
                <w:szCs w:val="20"/>
              </w:rPr>
              <w:t>Pós-condições</w:t>
            </w:r>
          </w:p>
        </w:tc>
        <w:tc>
          <w:tcPr>
            <w:tcW w:w="6098" w:type="dxa"/>
            <w:tcBorders>
              <w:bottom w:val="single" w:sz="4" w:space="0" w:color="000000"/>
              <w:right w:val="single" w:sz="4" w:space="0" w:color="000000"/>
            </w:tcBorders>
            <w:shd w:val="clear" w:color="auto" w:fill="auto"/>
          </w:tcPr>
          <w:p w14:paraId="7D3C6320" w14:textId="77777777" w:rsidR="0096090A" w:rsidRPr="009300FF" w:rsidRDefault="0096090A" w:rsidP="004066EE">
            <w:pPr>
              <w:snapToGrid w:val="0"/>
              <w:spacing w:line="240" w:lineRule="auto"/>
              <w:rPr>
                <w:rFonts w:cs="Arial"/>
                <w:b/>
                <w:sz w:val="20"/>
                <w:szCs w:val="20"/>
              </w:rPr>
            </w:pPr>
          </w:p>
        </w:tc>
      </w:tr>
      <w:tr w:rsidR="0096090A" w:rsidRPr="009300FF" w14:paraId="6694C103" w14:textId="77777777" w:rsidTr="004066EE">
        <w:tc>
          <w:tcPr>
            <w:tcW w:w="2865" w:type="dxa"/>
            <w:tcBorders>
              <w:left w:val="single" w:sz="4" w:space="0" w:color="000000"/>
              <w:bottom w:val="single" w:sz="4" w:space="0" w:color="000000"/>
            </w:tcBorders>
            <w:shd w:val="clear" w:color="auto" w:fill="D9D9D9"/>
          </w:tcPr>
          <w:p w14:paraId="5C03C83A"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D9D9D9"/>
          </w:tcPr>
          <w:p w14:paraId="182535FC"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sistema</w:t>
            </w:r>
          </w:p>
        </w:tc>
      </w:tr>
      <w:tr w:rsidR="0096090A" w:rsidRPr="009300FF" w14:paraId="07911C21" w14:textId="77777777" w:rsidTr="004066EE">
        <w:tc>
          <w:tcPr>
            <w:tcW w:w="2865" w:type="dxa"/>
            <w:tcBorders>
              <w:left w:val="single" w:sz="4" w:space="0" w:color="000000"/>
              <w:bottom w:val="single" w:sz="4" w:space="0" w:color="000000"/>
            </w:tcBorders>
            <w:shd w:val="clear" w:color="auto" w:fill="auto"/>
          </w:tcPr>
          <w:p w14:paraId="73BD8054" w14:textId="77777777" w:rsidR="0096090A" w:rsidRPr="009300FF" w:rsidRDefault="0096090A" w:rsidP="004066EE">
            <w:pPr>
              <w:snapToGrid w:val="0"/>
              <w:spacing w:line="240" w:lineRule="auto"/>
              <w:rPr>
                <w:rFonts w:cs="Arial"/>
                <w:b/>
                <w:sz w:val="20"/>
                <w:szCs w:val="20"/>
              </w:rPr>
            </w:pPr>
            <w:r>
              <w:rPr>
                <w:rFonts w:cs="Arial"/>
                <w:b/>
                <w:sz w:val="20"/>
                <w:szCs w:val="20"/>
              </w:rPr>
              <w:t xml:space="preserve">Ator acessa o menu </w:t>
            </w:r>
            <w:r w:rsidRPr="009300FF">
              <w:rPr>
                <w:rFonts w:cs="Arial"/>
                <w:b/>
                <w:sz w:val="20"/>
                <w:szCs w:val="20"/>
              </w:rPr>
              <w:t xml:space="preserve">de </w:t>
            </w:r>
            <w:r>
              <w:rPr>
                <w:rFonts w:cs="Arial"/>
                <w:b/>
                <w:sz w:val="20"/>
                <w:szCs w:val="20"/>
              </w:rPr>
              <w:t>Negociações;</w:t>
            </w:r>
          </w:p>
        </w:tc>
        <w:tc>
          <w:tcPr>
            <w:tcW w:w="6098" w:type="dxa"/>
            <w:tcBorders>
              <w:bottom w:val="single" w:sz="4" w:space="0" w:color="000000"/>
              <w:right w:val="single" w:sz="4" w:space="0" w:color="000000"/>
            </w:tcBorders>
            <w:shd w:val="clear" w:color="auto" w:fill="auto"/>
          </w:tcPr>
          <w:p w14:paraId="47F11A77"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r>
      <w:tr w:rsidR="0096090A" w:rsidRPr="009300FF" w14:paraId="1E024392" w14:textId="77777777" w:rsidTr="004066EE">
        <w:tc>
          <w:tcPr>
            <w:tcW w:w="2865" w:type="dxa"/>
            <w:tcBorders>
              <w:left w:val="single" w:sz="4" w:space="0" w:color="000000"/>
              <w:bottom w:val="single" w:sz="4" w:space="0" w:color="000000"/>
            </w:tcBorders>
            <w:shd w:val="clear" w:color="auto" w:fill="auto"/>
          </w:tcPr>
          <w:p w14:paraId="64F0C9BF"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478813A" w14:textId="0884C959" w:rsidR="0096090A" w:rsidRPr="009300FF" w:rsidRDefault="0096090A" w:rsidP="00332DBA">
            <w:pPr>
              <w:snapToGrid w:val="0"/>
              <w:spacing w:line="240" w:lineRule="auto"/>
              <w:rPr>
                <w:rFonts w:cs="Arial"/>
                <w:b/>
                <w:sz w:val="20"/>
                <w:szCs w:val="20"/>
              </w:rPr>
            </w:pPr>
            <w:r w:rsidRPr="009300FF">
              <w:rPr>
                <w:rFonts w:cs="Arial"/>
                <w:b/>
                <w:sz w:val="20"/>
                <w:szCs w:val="20"/>
              </w:rPr>
              <w:t xml:space="preserve">Sistema exibe </w:t>
            </w:r>
            <w:r>
              <w:rPr>
                <w:rFonts w:cs="Arial"/>
                <w:b/>
                <w:sz w:val="20"/>
                <w:szCs w:val="20"/>
              </w:rPr>
              <w:t>listagem com as negociações</w:t>
            </w:r>
            <w:r w:rsidR="00332DBA">
              <w:rPr>
                <w:rFonts w:cs="Arial"/>
                <w:b/>
                <w:sz w:val="20"/>
                <w:szCs w:val="20"/>
              </w:rPr>
              <w:t xml:space="preserve"> das propostas aprovadas.</w:t>
            </w:r>
          </w:p>
        </w:tc>
      </w:tr>
      <w:tr w:rsidR="0096090A" w:rsidRPr="009300FF" w14:paraId="1EDE58D0" w14:textId="77777777" w:rsidTr="004066EE">
        <w:tc>
          <w:tcPr>
            <w:tcW w:w="2865" w:type="dxa"/>
            <w:tcBorders>
              <w:left w:val="single" w:sz="4" w:space="0" w:color="000000"/>
              <w:bottom w:val="single" w:sz="4" w:space="0" w:color="000000"/>
            </w:tcBorders>
            <w:shd w:val="clear" w:color="auto" w:fill="auto"/>
          </w:tcPr>
          <w:p w14:paraId="57E7060A" w14:textId="6664733E" w:rsidR="0096090A" w:rsidRPr="009300FF" w:rsidRDefault="0096090A" w:rsidP="00521B18">
            <w:pPr>
              <w:snapToGrid w:val="0"/>
              <w:spacing w:line="240" w:lineRule="auto"/>
              <w:rPr>
                <w:rFonts w:cs="Arial"/>
                <w:b/>
                <w:sz w:val="20"/>
                <w:szCs w:val="20"/>
              </w:rPr>
            </w:pPr>
            <w:r>
              <w:rPr>
                <w:rFonts w:cs="Arial"/>
                <w:b/>
                <w:sz w:val="20"/>
                <w:szCs w:val="20"/>
              </w:rPr>
              <w:t xml:space="preserve">Ator aciona a opção </w:t>
            </w:r>
            <w:r w:rsidR="00521B18">
              <w:rPr>
                <w:rFonts w:cs="Arial"/>
                <w:b/>
                <w:sz w:val="20"/>
                <w:szCs w:val="20"/>
              </w:rPr>
              <w:t>Aprovar</w:t>
            </w:r>
            <w:r>
              <w:rPr>
                <w:rFonts w:cs="Arial"/>
                <w:b/>
                <w:sz w:val="20"/>
                <w:szCs w:val="20"/>
              </w:rPr>
              <w:t xml:space="preserve"> de uma negociação desejada.</w:t>
            </w:r>
          </w:p>
        </w:tc>
        <w:tc>
          <w:tcPr>
            <w:tcW w:w="6098" w:type="dxa"/>
            <w:tcBorders>
              <w:bottom w:val="single" w:sz="4" w:space="0" w:color="000000"/>
              <w:right w:val="single" w:sz="4" w:space="0" w:color="000000"/>
            </w:tcBorders>
            <w:shd w:val="clear" w:color="auto" w:fill="auto"/>
          </w:tcPr>
          <w:p w14:paraId="54DF8AD8"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r>
              <w:rPr>
                <w:rFonts w:cs="Arial"/>
                <w:b/>
                <w:sz w:val="20"/>
                <w:szCs w:val="20"/>
              </w:rPr>
              <w:t xml:space="preserve"> </w:t>
            </w:r>
          </w:p>
        </w:tc>
      </w:tr>
      <w:tr w:rsidR="0096090A" w:rsidRPr="009300FF" w14:paraId="08397317" w14:textId="77777777" w:rsidTr="004066EE">
        <w:tc>
          <w:tcPr>
            <w:tcW w:w="2865" w:type="dxa"/>
            <w:tcBorders>
              <w:left w:val="single" w:sz="4" w:space="0" w:color="000000"/>
              <w:bottom w:val="single" w:sz="4" w:space="0" w:color="000000"/>
            </w:tcBorders>
            <w:shd w:val="clear" w:color="auto" w:fill="auto"/>
          </w:tcPr>
          <w:p w14:paraId="5301DCF5"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c>
          <w:tcPr>
            <w:tcW w:w="6098" w:type="dxa"/>
            <w:tcBorders>
              <w:bottom w:val="single" w:sz="4" w:space="0" w:color="000000"/>
              <w:right w:val="single" w:sz="4" w:space="0" w:color="000000"/>
            </w:tcBorders>
            <w:shd w:val="clear" w:color="auto" w:fill="auto"/>
          </w:tcPr>
          <w:p w14:paraId="09868217" w14:textId="1A820920" w:rsidR="0096090A" w:rsidRPr="009300FF" w:rsidRDefault="0096090A" w:rsidP="009023EE">
            <w:pPr>
              <w:snapToGrid w:val="0"/>
              <w:spacing w:line="240" w:lineRule="auto"/>
              <w:rPr>
                <w:rFonts w:cs="Arial"/>
                <w:b/>
                <w:sz w:val="20"/>
                <w:szCs w:val="20"/>
              </w:rPr>
            </w:pPr>
            <w:r w:rsidRPr="009300FF">
              <w:rPr>
                <w:rFonts w:cs="Arial"/>
                <w:b/>
                <w:sz w:val="20"/>
                <w:szCs w:val="20"/>
              </w:rPr>
              <w:t xml:space="preserve">Sistema </w:t>
            </w:r>
            <w:r w:rsidR="00854FFC">
              <w:rPr>
                <w:rFonts w:cs="Arial"/>
                <w:b/>
                <w:sz w:val="20"/>
                <w:szCs w:val="20"/>
              </w:rPr>
              <w:t xml:space="preserve">modifica status para </w:t>
            </w:r>
            <w:r w:rsidR="009023EE">
              <w:rPr>
                <w:rFonts w:cs="Arial"/>
                <w:b/>
                <w:sz w:val="20"/>
                <w:szCs w:val="20"/>
              </w:rPr>
              <w:t>Finalizado</w:t>
            </w:r>
            <w:r w:rsidR="00854FFC">
              <w:rPr>
                <w:rFonts w:cs="Arial"/>
                <w:b/>
                <w:sz w:val="20"/>
                <w:szCs w:val="20"/>
              </w:rPr>
              <w:t xml:space="preserve">, </w:t>
            </w:r>
            <w:r w:rsidR="003531CE">
              <w:rPr>
                <w:rFonts w:cs="Arial"/>
                <w:b/>
                <w:sz w:val="20"/>
                <w:szCs w:val="20"/>
              </w:rPr>
              <w:t xml:space="preserve">envia e-mail ao cliente que teve a negociação aprovada com o seguinte assunto: “Negociação Aprovada” com o seguinte conteúdo: “Cliente (Nome Cliente que aprovou negociação) aprovou a negociação para o item (DESCRIÇÃO DO ITEM A ENVIAR CADASTRADO).” </w:t>
            </w:r>
            <w:r w:rsidR="003531CE" w:rsidRPr="009300FF">
              <w:rPr>
                <w:rFonts w:cs="Arial"/>
                <w:b/>
                <w:sz w:val="20"/>
                <w:szCs w:val="20"/>
              </w:rPr>
              <w:t>e</w:t>
            </w:r>
            <w:r w:rsidR="003531CE">
              <w:rPr>
                <w:rFonts w:cs="Arial"/>
                <w:b/>
                <w:sz w:val="20"/>
                <w:szCs w:val="20"/>
              </w:rPr>
              <w:t>m seguida</w:t>
            </w:r>
            <w:r w:rsidR="003531CE" w:rsidRPr="009300FF">
              <w:rPr>
                <w:rFonts w:cs="Arial"/>
                <w:b/>
                <w:sz w:val="20"/>
                <w:szCs w:val="20"/>
              </w:rPr>
              <w:t xml:space="preserve"> exibe mensagem MSG001</w:t>
            </w:r>
            <w:r w:rsidR="003531CE">
              <w:rPr>
                <w:rFonts w:cs="Arial"/>
                <w:b/>
                <w:sz w:val="20"/>
                <w:szCs w:val="20"/>
              </w:rPr>
              <w:t>.</w:t>
            </w:r>
          </w:p>
        </w:tc>
      </w:tr>
      <w:tr w:rsidR="0096090A" w:rsidRPr="009300FF" w14:paraId="3456A65C" w14:textId="77777777" w:rsidTr="004066EE">
        <w:tc>
          <w:tcPr>
            <w:tcW w:w="2865" w:type="dxa"/>
            <w:tcBorders>
              <w:left w:val="single" w:sz="4" w:space="0" w:color="000000"/>
            </w:tcBorders>
            <w:shd w:val="clear" w:color="auto" w:fill="D9D9D9"/>
          </w:tcPr>
          <w:p w14:paraId="1D773DFE" w14:textId="77777777" w:rsidR="0096090A" w:rsidRPr="009300FF" w:rsidRDefault="0096090A"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0291F452" w14:textId="77777777" w:rsidR="0096090A" w:rsidRPr="009300FF" w:rsidRDefault="0096090A" w:rsidP="004066EE">
            <w:pPr>
              <w:snapToGrid w:val="0"/>
              <w:spacing w:line="240" w:lineRule="auto"/>
              <w:rPr>
                <w:rFonts w:cs="Arial"/>
                <w:b/>
                <w:sz w:val="20"/>
                <w:szCs w:val="20"/>
              </w:rPr>
            </w:pPr>
          </w:p>
        </w:tc>
      </w:tr>
      <w:tr w:rsidR="0096090A" w:rsidRPr="009300FF" w14:paraId="089F4804" w14:textId="77777777" w:rsidTr="004066EE">
        <w:tc>
          <w:tcPr>
            <w:tcW w:w="2865" w:type="dxa"/>
            <w:tcBorders>
              <w:left w:val="single" w:sz="4" w:space="0" w:color="000000"/>
            </w:tcBorders>
            <w:shd w:val="clear" w:color="auto" w:fill="D9D9D9"/>
          </w:tcPr>
          <w:p w14:paraId="7B38F694" w14:textId="77777777" w:rsidR="0096090A" w:rsidRPr="009300FF" w:rsidRDefault="0096090A" w:rsidP="004066EE">
            <w:pPr>
              <w:snapToGrid w:val="0"/>
              <w:spacing w:line="240" w:lineRule="auto"/>
              <w:rPr>
                <w:rFonts w:cs="Arial"/>
                <w:b/>
                <w:sz w:val="20"/>
                <w:szCs w:val="20"/>
              </w:rPr>
            </w:pPr>
            <w:r w:rsidRPr="009300FF">
              <w:rPr>
                <w:rFonts w:cs="Arial"/>
                <w:b/>
                <w:sz w:val="20"/>
                <w:szCs w:val="20"/>
              </w:rPr>
              <w:t>Mensagens de Alerta e Erro</w:t>
            </w:r>
          </w:p>
        </w:tc>
        <w:tc>
          <w:tcPr>
            <w:tcW w:w="6098" w:type="dxa"/>
            <w:tcBorders>
              <w:right w:val="single" w:sz="4" w:space="0" w:color="000000"/>
            </w:tcBorders>
            <w:shd w:val="clear" w:color="auto" w:fill="auto"/>
          </w:tcPr>
          <w:p w14:paraId="535896D5" w14:textId="0F6FB57A" w:rsidR="0096090A" w:rsidRPr="009300FF" w:rsidRDefault="0096090A" w:rsidP="000559D0">
            <w:pPr>
              <w:snapToGrid w:val="0"/>
              <w:spacing w:line="240" w:lineRule="auto"/>
              <w:rPr>
                <w:rFonts w:cs="Arial"/>
                <w:b/>
                <w:sz w:val="20"/>
                <w:szCs w:val="20"/>
              </w:rPr>
            </w:pPr>
            <w:r w:rsidRPr="009300FF">
              <w:rPr>
                <w:rFonts w:cs="Arial"/>
                <w:b/>
                <w:sz w:val="20"/>
                <w:szCs w:val="20"/>
              </w:rPr>
              <w:t>MSG001 –</w:t>
            </w:r>
            <w:r>
              <w:rPr>
                <w:rFonts w:cs="Arial"/>
                <w:b/>
                <w:sz w:val="20"/>
                <w:szCs w:val="20"/>
              </w:rPr>
              <w:t xml:space="preserve"> </w:t>
            </w:r>
            <w:r w:rsidR="000559D0">
              <w:rPr>
                <w:rFonts w:cs="Arial"/>
                <w:b/>
                <w:sz w:val="20"/>
                <w:szCs w:val="20"/>
              </w:rPr>
              <w:t>Negociação aprovada.</w:t>
            </w:r>
          </w:p>
        </w:tc>
      </w:tr>
      <w:tr w:rsidR="0096090A" w:rsidRPr="009300FF" w14:paraId="4FCB09DC" w14:textId="77777777" w:rsidTr="004066EE">
        <w:tc>
          <w:tcPr>
            <w:tcW w:w="2865" w:type="dxa"/>
            <w:tcBorders>
              <w:left w:val="single" w:sz="4" w:space="0" w:color="000000"/>
            </w:tcBorders>
            <w:shd w:val="clear" w:color="auto" w:fill="D9D9D9"/>
          </w:tcPr>
          <w:p w14:paraId="619A84BD" w14:textId="77777777" w:rsidR="0096090A" w:rsidRPr="009300FF" w:rsidRDefault="0096090A" w:rsidP="004066EE">
            <w:pPr>
              <w:snapToGrid w:val="0"/>
              <w:spacing w:line="240" w:lineRule="auto"/>
              <w:rPr>
                <w:rFonts w:cs="Arial"/>
                <w:b/>
                <w:sz w:val="20"/>
                <w:szCs w:val="20"/>
              </w:rPr>
            </w:pPr>
          </w:p>
        </w:tc>
        <w:tc>
          <w:tcPr>
            <w:tcW w:w="6098" w:type="dxa"/>
            <w:tcBorders>
              <w:right w:val="single" w:sz="4" w:space="0" w:color="000000"/>
            </w:tcBorders>
            <w:shd w:val="clear" w:color="auto" w:fill="auto"/>
          </w:tcPr>
          <w:p w14:paraId="7FE324D7" w14:textId="77777777" w:rsidR="0096090A" w:rsidRDefault="0096090A" w:rsidP="004066EE">
            <w:pPr>
              <w:snapToGrid w:val="0"/>
              <w:spacing w:line="240" w:lineRule="auto"/>
              <w:rPr>
                <w:rFonts w:cs="Arial"/>
                <w:b/>
                <w:sz w:val="20"/>
                <w:szCs w:val="20"/>
              </w:rPr>
            </w:pPr>
          </w:p>
          <w:p w14:paraId="480958AC" w14:textId="48BB33FA" w:rsidR="0096090A" w:rsidRDefault="0096090A" w:rsidP="004066EE">
            <w:pPr>
              <w:snapToGrid w:val="0"/>
              <w:spacing w:line="240" w:lineRule="auto"/>
              <w:rPr>
                <w:rFonts w:cs="Arial"/>
                <w:b/>
                <w:sz w:val="20"/>
                <w:szCs w:val="20"/>
              </w:rPr>
            </w:pPr>
            <w:r>
              <w:rPr>
                <w:rFonts w:cs="Arial"/>
                <w:b/>
                <w:sz w:val="20"/>
                <w:szCs w:val="20"/>
              </w:rPr>
              <w:t xml:space="preserve">MSG002 – </w:t>
            </w:r>
            <w:r w:rsidR="00854FFC">
              <w:rPr>
                <w:rFonts w:cs="Arial"/>
                <w:b/>
                <w:sz w:val="20"/>
                <w:szCs w:val="20"/>
              </w:rPr>
              <w:t>Negociação cancelada</w:t>
            </w:r>
            <w:r>
              <w:rPr>
                <w:rFonts w:cs="Arial"/>
                <w:b/>
                <w:sz w:val="20"/>
                <w:szCs w:val="20"/>
              </w:rPr>
              <w:t>.</w:t>
            </w:r>
          </w:p>
          <w:p w14:paraId="299B8F09" w14:textId="77777777" w:rsidR="0096090A" w:rsidRPr="009300FF" w:rsidRDefault="0096090A" w:rsidP="004066EE">
            <w:pPr>
              <w:snapToGrid w:val="0"/>
              <w:spacing w:line="240" w:lineRule="auto"/>
              <w:rPr>
                <w:rFonts w:cs="Arial"/>
                <w:b/>
                <w:sz w:val="20"/>
                <w:szCs w:val="20"/>
              </w:rPr>
            </w:pPr>
          </w:p>
        </w:tc>
      </w:tr>
      <w:tr w:rsidR="0096090A" w:rsidRPr="009300FF" w14:paraId="789CBDB3" w14:textId="77777777" w:rsidTr="004066EE">
        <w:tc>
          <w:tcPr>
            <w:tcW w:w="2865" w:type="dxa"/>
            <w:tcBorders>
              <w:left w:val="single" w:sz="4" w:space="0" w:color="auto"/>
              <w:bottom w:val="single" w:sz="4" w:space="0" w:color="000000"/>
            </w:tcBorders>
            <w:shd w:val="clear" w:color="auto" w:fill="D9D9D9"/>
          </w:tcPr>
          <w:p w14:paraId="3B46229A" w14:textId="77777777" w:rsidR="0096090A" w:rsidRPr="009300FF" w:rsidRDefault="0096090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0CAA3415" w14:textId="77777777" w:rsidR="0096090A" w:rsidRPr="009300FF" w:rsidRDefault="0096090A" w:rsidP="004066EE">
            <w:pPr>
              <w:snapToGrid w:val="0"/>
              <w:spacing w:line="240" w:lineRule="auto"/>
              <w:rPr>
                <w:rFonts w:cs="Arial"/>
                <w:b/>
                <w:sz w:val="20"/>
                <w:szCs w:val="20"/>
              </w:rPr>
            </w:pPr>
          </w:p>
        </w:tc>
      </w:tr>
      <w:tr w:rsidR="0096090A" w:rsidRPr="009300FF" w14:paraId="60A3467D" w14:textId="77777777" w:rsidTr="004066EE">
        <w:tc>
          <w:tcPr>
            <w:tcW w:w="2865" w:type="dxa"/>
            <w:tcBorders>
              <w:left w:val="single" w:sz="4" w:space="0" w:color="auto"/>
              <w:bottom w:val="single" w:sz="4" w:space="0" w:color="000000"/>
            </w:tcBorders>
            <w:shd w:val="clear" w:color="auto" w:fill="D9D9D9"/>
          </w:tcPr>
          <w:p w14:paraId="30268572" w14:textId="46D8480D" w:rsidR="0096090A" w:rsidRPr="009300FF" w:rsidRDefault="0096090A" w:rsidP="00854FFC">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FA001 </w:t>
            </w:r>
            <w:r w:rsidR="00854FFC">
              <w:rPr>
                <w:rFonts w:cs="Arial"/>
                <w:b/>
                <w:sz w:val="20"/>
                <w:szCs w:val="20"/>
              </w:rPr>
              <w:t>Cancelar Negociação Recebida</w:t>
            </w:r>
          </w:p>
        </w:tc>
        <w:tc>
          <w:tcPr>
            <w:tcW w:w="6098" w:type="dxa"/>
            <w:tcBorders>
              <w:bottom w:val="single" w:sz="4" w:space="0" w:color="000000"/>
              <w:right w:val="single" w:sz="4" w:space="0" w:color="000000"/>
            </w:tcBorders>
            <w:shd w:val="clear" w:color="auto" w:fill="auto"/>
          </w:tcPr>
          <w:p w14:paraId="50DA4559" w14:textId="77777777" w:rsidR="0096090A" w:rsidRPr="009300FF" w:rsidRDefault="0096090A" w:rsidP="004066EE">
            <w:pPr>
              <w:snapToGrid w:val="0"/>
              <w:spacing w:line="240" w:lineRule="auto"/>
              <w:rPr>
                <w:rFonts w:cs="Arial"/>
                <w:b/>
                <w:sz w:val="20"/>
                <w:szCs w:val="20"/>
              </w:rPr>
            </w:pPr>
          </w:p>
        </w:tc>
      </w:tr>
      <w:tr w:rsidR="0096090A" w:rsidRPr="009300FF" w14:paraId="75B61FDA" w14:textId="77777777" w:rsidTr="004066EE">
        <w:tc>
          <w:tcPr>
            <w:tcW w:w="2865" w:type="dxa"/>
            <w:tcBorders>
              <w:left w:val="single" w:sz="4" w:space="0" w:color="auto"/>
              <w:bottom w:val="single" w:sz="4" w:space="0" w:color="000000"/>
            </w:tcBorders>
            <w:shd w:val="clear" w:color="auto" w:fill="D9D9D9"/>
          </w:tcPr>
          <w:p w14:paraId="72D41D79"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E7B92A8" w14:textId="77777777" w:rsidR="0096090A" w:rsidRPr="009300FF" w:rsidRDefault="0096090A" w:rsidP="004066EE">
            <w:pPr>
              <w:snapToGrid w:val="0"/>
              <w:spacing w:line="240" w:lineRule="auto"/>
              <w:rPr>
                <w:rFonts w:cs="Arial"/>
                <w:b/>
                <w:sz w:val="20"/>
                <w:szCs w:val="20"/>
              </w:rPr>
            </w:pPr>
            <w:r w:rsidRPr="009300FF">
              <w:rPr>
                <w:rFonts w:cs="Arial"/>
                <w:b/>
                <w:sz w:val="20"/>
                <w:szCs w:val="20"/>
              </w:rPr>
              <w:t>Ações do sistema</w:t>
            </w:r>
          </w:p>
        </w:tc>
      </w:tr>
      <w:tr w:rsidR="0096090A" w:rsidRPr="009300FF" w14:paraId="4F5B3040" w14:textId="77777777" w:rsidTr="004066EE">
        <w:tc>
          <w:tcPr>
            <w:tcW w:w="2865" w:type="dxa"/>
            <w:tcBorders>
              <w:left w:val="single" w:sz="4" w:space="0" w:color="auto"/>
              <w:bottom w:val="single" w:sz="4" w:space="0" w:color="000000"/>
            </w:tcBorders>
          </w:tcPr>
          <w:p w14:paraId="66F0F2D1" w14:textId="13FE151A" w:rsidR="0096090A" w:rsidRPr="009300FF" w:rsidRDefault="0096090A" w:rsidP="00854FFC">
            <w:pPr>
              <w:snapToGrid w:val="0"/>
              <w:spacing w:line="240" w:lineRule="auto"/>
              <w:rPr>
                <w:rFonts w:cs="Arial"/>
                <w:b/>
                <w:sz w:val="20"/>
                <w:szCs w:val="20"/>
              </w:rPr>
            </w:pPr>
            <w:r>
              <w:rPr>
                <w:rFonts w:cs="Arial"/>
                <w:b/>
                <w:sz w:val="20"/>
                <w:szCs w:val="20"/>
              </w:rPr>
              <w:t xml:space="preserve">Ator aciona o botão </w:t>
            </w:r>
            <w:r w:rsidR="00854FFC">
              <w:rPr>
                <w:rFonts w:cs="Arial"/>
                <w:b/>
                <w:sz w:val="20"/>
                <w:szCs w:val="20"/>
              </w:rPr>
              <w:t>Cancelar da Negociaç</w:t>
            </w:r>
            <w:r w:rsidR="00B366FB">
              <w:rPr>
                <w:rFonts w:cs="Arial"/>
                <w:b/>
                <w:sz w:val="20"/>
                <w:szCs w:val="20"/>
              </w:rPr>
              <w:t>ão R</w:t>
            </w:r>
            <w:r w:rsidR="00854FFC">
              <w:rPr>
                <w:rFonts w:cs="Arial"/>
                <w:b/>
                <w:sz w:val="20"/>
                <w:szCs w:val="20"/>
              </w:rPr>
              <w:t>ecebida desejada;</w:t>
            </w:r>
          </w:p>
        </w:tc>
        <w:tc>
          <w:tcPr>
            <w:tcW w:w="6098" w:type="dxa"/>
            <w:tcBorders>
              <w:bottom w:val="single" w:sz="4" w:space="0" w:color="000000"/>
              <w:right w:val="single" w:sz="4" w:space="0" w:color="000000"/>
            </w:tcBorders>
            <w:shd w:val="clear" w:color="auto" w:fill="auto"/>
          </w:tcPr>
          <w:p w14:paraId="44A0293F" w14:textId="77777777" w:rsidR="0096090A" w:rsidRPr="009300FF" w:rsidRDefault="0096090A" w:rsidP="004066EE">
            <w:pPr>
              <w:snapToGrid w:val="0"/>
              <w:spacing w:line="240" w:lineRule="auto"/>
              <w:rPr>
                <w:rFonts w:cs="Arial"/>
                <w:b/>
                <w:sz w:val="20"/>
                <w:szCs w:val="20"/>
              </w:rPr>
            </w:pPr>
            <w:r w:rsidRPr="009300FF">
              <w:rPr>
                <w:rFonts w:cs="Arial"/>
                <w:b/>
                <w:sz w:val="20"/>
                <w:szCs w:val="20"/>
              </w:rPr>
              <w:t>-</w:t>
            </w:r>
          </w:p>
        </w:tc>
      </w:tr>
      <w:tr w:rsidR="0096090A" w:rsidRPr="009300FF" w14:paraId="45A2ABA7" w14:textId="77777777" w:rsidTr="004066EE">
        <w:tc>
          <w:tcPr>
            <w:tcW w:w="2865" w:type="dxa"/>
            <w:tcBorders>
              <w:left w:val="single" w:sz="4" w:space="0" w:color="auto"/>
              <w:bottom w:val="single" w:sz="4" w:space="0" w:color="000000"/>
            </w:tcBorders>
          </w:tcPr>
          <w:p w14:paraId="7856E355" w14:textId="77777777" w:rsidR="0096090A" w:rsidRPr="009300FF" w:rsidRDefault="0096090A"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85C3D26" w14:textId="7B1ACEAA" w:rsidR="0096090A" w:rsidRPr="009300FF" w:rsidRDefault="0096090A" w:rsidP="006F2A6A">
            <w:pPr>
              <w:snapToGrid w:val="0"/>
              <w:spacing w:line="240" w:lineRule="auto"/>
              <w:rPr>
                <w:rFonts w:cs="Arial"/>
                <w:b/>
                <w:sz w:val="20"/>
                <w:szCs w:val="20"/>
              </w:rPr>
            </w:pPr>
            <w:r>
              <w:rPr>
                <w:rFonts w:cs="Arial"/>
                <w:b/>
                <w:sz w:val="20"/>
                <w:szCs w:val="20"/>
              </w:rPr>
              <w:t xml:space="preserve">Sistema modifica status para </w:t>
            </w:r>
            <w:r w:rsidR="00854FFC">
              <w:rPr>
                <w:rFonts w:cs="Arial"/>
                <w:b/>
                <w:sz w:val="20"/>
                <w:szCs w:val="20"/>
              </w:rPr>
              <w:t>Cancelado</w:t>
            </w:r>
            <w:r>
              <w:rPr>
                <w:rFonts w:cs="Arial"/>
                <w:b/>
                <w:sz w:val="20"/>
                <w:szCs w:val="20"/>
              </w:rPr>
              <w:t xml:space="preserve"> </w:t>
            </w:r>
            <w:r w:rsidR="00854FFC">
              <w:rPr>
                <w:rFonts w:cs="Arial"/>
                <w:b/>
                <w:sz w:val="20"/>
                <w:szCs w:val="20"/>
              </w:rPr>
              <w:t xml:space="preserve">envia e-mail ao cliente que teve a negociação </w:t>
            </w:r>
            <w:r w:rsidR="006F2A6A">
              <w:rPr>
                <w:rFonts w:cs="Arial"/>
                <w:b/>
                <w:sz w:val="20"/>
                <w:szCs w:val="20"/>
              </w:rPr>
              <w:t>cancelada</w:t>
            </w:r>
            <w:r w:rsidR="00854FFC">
              <w:rPr>
                <w:rFonts w:cs="Arial"/>
                <w:b/>
                <w:sz w:val="20"/>
                <w:szCs w:val="20"/>
              </w:rPr>
              <w:t xml:space="preserve"> com o seguinte assunto: “Negociação </w:t>
            </w:r>
            <w:r w:rsidR="006F2A6A">
              <w:rPr>
                <w:rFonts w:cs="Arial"/>
                <w:b/>
                <w:sz w:val="20"/>
                <w:szCs w:val="20"/>
              </w:rPr>
              <w:t>Cancelada</w:t>
            </w:r>
            <w:r w:rsidR="00854FFC">
              <w:rPr>
                <w:rFonts w:cs="Arial"/>
                <w:b/>
                <w:sz w:val="20"/>
                <w:szCs w:val="20"/>
              </w:rPr>
              <w:t xml:space="preserve">” com o seguinte conteúdo: “Cliente (Nome Cliente que </w:t>
            </w:r>
            <w:r w:rsidR="006F2A6A">
              <w:rPr>
                <w:rFonts w:cs="Arial"/>
                <w:b/>
                <w:sz w:val="20"/>
                <w:szCs w:val="20"/>
              </w:rPr>
              <w:t>cancelou</w:t>
            </w:r>
            <w:r w:rsidR="00854FFC">
              <w:rPr>
                <w:rFonts w:cs="Arial"/>
                <w:b/>
                <w:sz w:val="20"/>
                <w:szCs w:val="20"/>
              </w:rPr>
              <w:t xml:space="preserve"> negociação) </w:t>
            </w:r>
            <w:r w:rsidR="006F2A6A">
              <w:rPr>
                <w:rFonts w:cs="Arial"/>
                <w:b/>
                <w:sz w:val="20"/>
                <w:szCs w:val="20"/>
              </w:rPr>
              <w:t>cancelou</w:t>
            </w:r>
            <w:r w:rsidR="00854FFC">
              <w:rPr>
                <w:rFonts w:cs="Arial"/>
                <w:b/>
                <w:sz w:val="20"/>
                <w:szCs w:val="20"/>
              </w:rPr>
              <w:t xml:space="preserve"> a negociação para o item (DESCRIÇÃO DO ITEM A ENVIAR CADASTRADO).” </w:t>
            </w:r>
            <w:r w:rsidR="00854FFC" w:rsidRPr="009300FF">
              <w:rPr>
                <w:rFonts w:cs="Arial"/>
                <w:b/>
                <w:sz w:val="20"/>
                <w:szCs w:val="20"/>
              </w:rPr>
              <w:t>e</w:t>
            </w:r>
            <w:r w:rsidR="00854FFC">
              <w:rPr>
                <w:rFonts w:cs="Arial"/>
                <w:b/>
                <w:sz w:val="20"/>
                <w:szCs w:val="20"/>
              </w:rPr>
              <w:t>m seguida exibe mensagem MSG002.</w:t>
            </w:r>
          </w:p>
        </w:tc>
      </w:tr>
      <w:tr w:rsidR="0091057B" w:rsidRPr="009300FF" w14:paraId="2D76208E" w14:textId="77777777" w:rsidTr="004066EE">
        <w:tc>
          <w:tcPr>
            <w:tcW w:w="2865" w:type="dxa"/>
            <w:tcBorders>
              <w:left w:val="single" w:sz="4" w:space="0" w:color="000000"/>
              <w:bottom w:val="single" w:sz="4" w:space="0" w:color="000000"/>
            </w:tcBorders>
            <w:shd w:val="clear" w:color="auto" w:fill="D9D9D9"/>
          </w:tcPr>
          <w:p w14:paraId="763BBEE4" w14:textId="24F15EF0" w:rsidR="0091057B" w:rsidRPr="009300FF" w:rsidRDefault="0091057B" w:rsidP="004066EE">
            <w:pPr>
              <w:snapToGrid w:val="0"/>
              <w:spacing w:line="240" w:lineRule="auto"/>
              <w:rPr>
                <w:rFonts w:cs="Arial"/>
                <w:b/>
                <w:sz w:val="20"/>
                <w:szCs w:val="20"/>
              </w:rPr>
            </w:pPr>
            <w:r w:rsidRPr="009300FF">
              <w:rPr>
                <w:rFonts w:cs="Arial"/>
                <w:b/>
                <w:sz w:val="20"/>
                <w:szCs w:val="20"/>
              </w:rPr>
              <w:t>Fluxos Alternativos</w:t>
            </w:r>
            <w:r>
              <w:rPr>
                <w:rFonts w:cs="Arial"/>
                <w:b/>
                <w:sz w:val="20"/>
                <w:szCs w:val="20"/>
              </w:rPr>
              <w:t xml:space="preserve"> – FA002 Cancelar</w:t>
            </w:r>
            <w:r w:rsidR="00854FFC">
              <w:rPr>
                <w:rFonts w:cs="Arial"/>
                <w:b/>
                <w:sz w:val="20"/>
                <w:szCs w:val="20"/>
              </w:rPr>
              <w:t xml:space="preserve"> Negociação Realizada</w:t>
            </w:r>
          </w:p>
        </w:tc>
        <w:tc>
          <w:tcPr>
            <w:tcW w:w="6098" w:type="dxa"/>
            <w:tcBorders>
              <w:bottom w:val="single" w:sz="4" w:space="0" w:color="000000"/>
              <w:right w:val="single" w:sz="4" w:space="0" w:color="000000"/>
            </w:tcBorders>
            <w:shd w:val="clear" w:color="auto" w:fill="auto"/>
          </w:tcPr>
          <w:p w14:paraId="6D172F15" w14:textId="77777777" w:rsidR="0091057B" w:rsidRPr="009300FF" w:rsidRDefault="0091057B" w:rsidP="004066EE">
            <w:pPr>
              <w:snapToGrid w:val="0"/>
              <w:spacing w:line="240" w:lineRule="auto"/>
              <w:rPr>
                <w:rFonts w:cs="Arial"/>
                <w:b/>
                <w:sz w:val="20"/>
                <w:szCs w:val="20"/>
              </w:rPr>
            </w:pPr>
          </w:p>
        </w:tc>
      </w:tr>
      <w:tr w:rsidR="0091057B" w:rsidRPr="009300FF" w14:paraId="2B22A7F5" w14:textId="77777777" w:rsidTr="004066EE">
        <w:tc>
          <w:tcPr>
            <w:tcW w:w="2865" w:type="dxa"/>
            <w:tcBorders>
              <w:left w:val="single" w:sz="4" w:space="0" w:color="000000"/>
              <w:bottom w:val="single" w:sz="4" w:space="0" w:color="000000"/>
            </w:tcBorders>
            <w:shd w:val="clear" w:color="auto" w:fill="D9D9D9"/>
          </w:tcPr>
          <w:p w14:paraId="27CBBF07" w14:textId="77777777" w:rsidR="0091057B" w:rsidRPr="009300FF" w:rsidRDefault="0091057B" w:rsidP="004066EE">
            <w:pPr>
              <w:snapToGrid w:val="0"/>
              <w:spacing w:line="240" w:lineRule="auto"/>
              <w:rPr>
                <w:rFonts w:cs="Arial"/>
                <w:b/>
                <w:sz w:val="20"/>
                <w:szCs w:val="20"/>
              </w:rPr>
            </w:pPr>
            <w:r w:rsidRPr="009300FF">
              <w:rPr>
                <w:rFonts w:cs="Arial"/>
                <w:b/>
                <w:sz w:val="20"/>
                <w:szCs w:val="20"/>
              </w:rPr>
              <w:t>Ações do ator</w:t>
            </w:r>
          </w:p>
        </w:tc>
        <w:tc>
          <w:tcPr>
            <w:tcW w:w="6098" w:type="dxa"/>
            <w:tcBorders>
              <w:bottom w:val="single" w:sz="4" w:space="0" w:color="000000"/>
              <w:right w:val="single" w:sz="4" w:space="0" w:color="000000"/>
            </w:tcBorders>
            <w:shd w:val="clear" w:color="auto" w:fill="auto"/>
          </w:tcPr>
          <w:p w14:paraId="4E6C4868" w14:textId="77777777" w:rsidR="0091057B" w:rsidRPr="009300FF" w:rsidRDefault="0091057B" w:rsidP="004066EE">
            <w:pPr>
              <w:snapToGrid w:val="0"/>
              <w:spacing w:line="240" w:lineRule="auto"/>
              <w:rPr>
                <w:rFonts w:cs="Arial"/>
                <w:b/>
                <w:sz w:val="20"/>
                <w:szCs w:val="20"/>
              </w:rPr>
            </w:pPr>
            <w:r w:rsidRPr="009300FF">
              <w:rPr>
                <w:rFonts w:cs="Arial"/>
                <w:b/>
                <w:sz w:val="20"/>
                <w:szCs w:val="20"/>
              </w:rPr>
              <w:t>Ações do sistema</w:t>
            </w:r>
          </w:p>
        </w:tc>
      </w:tr>
      <w:tr w:rsidR="0091057B" w:rsidRPr="009300FF" w14:paraId="6F57B5FB" w14:textId="77777777" w:rsidTr="00B366FB">
        <w:tc>
          <w:tcPr>
            <w:tcW w:w="2865" w:type="dxa"/>
            <w:tcBorders>
              <w:left w:val="single" w:sz="4" w:space="0" w:color="000000"/>
              <w:bottom w:val="single" w:sz="4" w:space="0" w:color="000000"/>
            </w:tcBorders>
            <w:shd w:val="clear" w:color="auto" w:fill="auto"/>
          </w:tcPr>
          <w:p w14:paraId="6B92243D" w14:textId="09D39E66" w:rsidR="0091057B" w:rsidRPr="009300FF" w:rsidRDefault="0091057B" w:rsidP="00B366FB">
            <w:pPr>
              <w:snapToGrid w:val="0"/>
              <w:spacing w:line="240" w:lineRule="auto"/>
              <w:rPr>
                <w:rFonts w:cs="Arial"/>
                <w:b/>
                <w:sz w:val="20"/>
                <w:szCs w:val="20"/>
              </w:rPr>
            </w:pPr>
            <w:r>
              <w:rPr>
                <w:rFonts w:cs="Arial"/>
                <w:b/>
                <w:sz w:val="20"/>
                <w:szCs w:val="20"/>
              </w:rPr>
              <w:t xml:space="preserve">Ator aciona o botão </w:t>
            </w:r>
            <w:r w:rsidR="00B366FB">
              <w:rPr>
                <w:rFonts w:cs="Arial"/>
                <w:b/>
                <w:sz w:val="20"/>
                <w:szCs w:val="20"/>
              </w:rPr>
              <w:t>Cancelar da Negociação Realizada desejada;</w:t>
            </w:r>
          </w:p>
        </w:tc>
        <w:tc>
          <w:tcPr>
            <w:tcW w:w="6098" w:type="dxa"/>
            <w:tcBorders>
              <w:bottom w:val="single" w:sz="4" w:space="0" w:color="000000"/>
              <w:right w:val="single" w:sz="4" w:space="0" w:color="000000"/>
            </w:tcBorders>
            <w:shd w:val="clear" w:color="auto" w:fill="auto"/>
          </w:tcPr>
          <w:p w14:paraId="608527E0" w14:textId="77777777" w:rsidR="0091057B" w:rsidRPr="009300FF" w:rsidRDefault="0091057B" w:rsidP="004066EE">
            <w:pPr>
              <w:snapToGrid w:val="0"/>
              <w:spacing w:line="240" w:lineRule="auto"/>
              <w:rPr>
                <w:rFonts w:cs="Arial"/>
                <w:b/>
                <w:sz w:val="20"/>
                <w:szCs w:val="20"/>
              </w:rPr>
            </w:pPr>
            <w:r w:rsidRPr="009300FF">
              <w:rPr>
                <w:rFonts w:cs="Arial"/>
                <w:b/>
                <w:sz w:val="20"/>
                <w:szCs w:val="20"/>
              </w:rPr>
              <w:t>-</w:t>
            </w:r>
          </w:p>
        </w:tc>
      </w:tr>
      <w:tr w:rsidR="0091057B" w:rsidRPr="009300FF" w14:paraId="49FDB863" w14:textId="77777777" w:rsidTr="00B366FB">
        <w:tc>
          <w:tcPr>
            <w:tcW w:w="2865" w:type="dxa"/>
            <w:tcBorders>
              <w:left w:val="single" w:sz="4" w:space="0" w:color="000000"/>
              <w:bottom w:val="single" w:sz="4" w:space="0" w:color="000000"/>
            </w:tcBorders>
            <w:shd w:val="clear" w:color="auto" w:fill="auto"/>
          </w:tcPr>
          <w:p w14:paraId="12ED56D2" w14:textId="77777777" w:rsidR="0091057B" w:rsidRPr="009300FF" w:rsidRDefault="0091057B" w:rsidP="004066EE">
            <w:pPr>
              <w:snapToGrid w:val="0"/>
              <w:spacing w:line="240" w:lineRule="auto"/>
              <w:rPr>
                <w:rFonts w:cs="Arial"/>
                <w:b/>
                <w:sz w:val="20"/>
                <w:szCs w:val="20"/>
              </w:rPr>
            </w:pPr>
          </w:p>
        </w:tc>
        <w:tc>
          <w:tcPr>
            <w:tcW w:w="6098" w:type="dxa"/>
            <w:tcBorders>
              <w:bottom w:val="single" w:sz="4" w:space="0" w:color="000000"/>
              <w:right w:val="single" w:sz="4" w:space="0" w:color="000000"/>
            </w:tcBorders>
            <w:shd w:val="clear" w:color="auto" w:fill="auto"/>
          </w:tcPr>
          <w:p w14:paraId="36287AD9" w14:textId="4C2919C1" w:rsidR="0091057B" w:rsidRPr="009300FF" w:rsidRDefault="00B366FB" w:rsidP="00B85198">
            <w:pPr>
              <w:snapToGrid w:val="0"/>
              <w:spacing w:line="240" w:lineRule="auto"/>
              <w:rPr>
                <w:rFonts w:cs="Arial"/>
                <w:b/>
                <w:sz w:val="20"/>
                <w:szCs w:val="20"/>
              </w:rPr>
            </w:pPr>
            <w:r>
              <w:rPr>
                <w:rFonts w:cs="Arial"/>
                <w:b/>
                <w:sz w:val="20"/>
                <w:szCs w:val="20"/>
              </w:rPr>
              <w:t xml:space="preserve">Sistema modifica status para Cancelado envia e-mail ao cliente que teve a negociação cancelada com o seguinte assunto: “Negociação Cancelada” com o seguinte conteúdo: “Cliente (Nome Cliente que cancelou negociação) </w:t>
            </w:r>
            <w:r w:rsidR="00B85198">
              <w:rPr>
                <w:rFonts w:cs="Arial"/>
                <w:b/>
                <w:sz w:val="20"/>
                <w:szCs w:val="20"/>
              </w:rPr>
              <w:t>não deseja mais enviar</w:t>
            </w:r>
            <w:r>
              <w:rPr>
                <w:rFonts w:cs="Arial"/>
                <w:b/>
                <w:sz w:val="20"/>
                <w:szCs w:val="20"/>
              </w:rPr>
              <w:t xml:space="preserve"> o item (DESCRIÇÃO DO ITEM A ENVIAR CADASTRADO).” </w:t>
            </w:r>
            <w:r w:rsidRPr="009300FF">
              <w:rPr>
                <w:rFonts w:cs="Arial"/>
                <w:b/>
                <w:sz w:val="20"/>
                <w:szCs w:val="20"/>
              </w:rPr>
              <w:t>e</w:t>
            </w:r>
            <w:r>
              <w:rPr>
                <w:rFonts w:cs="Arial"/>
                <w:b/>
                <w:sz w:val="20"/>
                <w:szCs w:val="20"/>
              </w:rPr>
              <w:t>m seguida exibe mensagem MSG002.</w:t>
            </w:r>
          </w:p>
        </w:tc>
      </w:tr>
      <w:tr w:rsidR="0091057B" w:rsidRPr="009300FF" w14:paraId="783BF00C" w14:textId="77777777" w:rsidTr="0091057B">
        <w:tc>
          <w:tcPr>
            <w:tcW w:w="2865" w:type="dxa"/>
            <w:tcBorders>
              <w:left w:val="single" w:sz="4" w:space="0" w:color="000000"/>
              <w:bottom w:val="single" w:sz="4" w:space="0" w:color="000000"/>
            </w:tcBorders>
            <w:shd w:val="clear" w:color="auto" w:fill="D9D9D9"/>
          </w:tcPr>
          <w:p w14:paraId="5BEBEB14" w14:textId="77777777" w:rsidR="0091057B" w:rsidRPr="009300FF" w:rsidRDefault="0091057B" w:rsidP="004066EE">
            <w:pPr>
              <w:snapToGrid w:val="0"/>
              <w:spacing w:line="240" w:lineRule="auto"/>
              <w:rPr>
                <w:rFonts w:cs="Arial"/>
                <w:b/>
                <w:sz w:val="20"/>
                <w:szCs w:val="20"/>
              </w:rPr>
            </w:pPr>
            <w:r w:rsidRPr="009300FF">
              <w:rPr>
                <w:rFonts w:cs="Arial"/>
                <w:b/>
                <w:sz w:val="20"/>
                <w:szCs w:val="20"/>
              </w:rPr>
              <w:t>Restrições/Validações</w:t>
            </w:r>
          </w:p>
        </w:tc>
        <w:tc>
          <w:tcPr>
            <w:tcW w:w="6098" w:type="dxa"/>
            <w:tcBorders>
              <w:bottom w:val="single" w:sz="4" w:space="0" w:color="000000"/>
              <w:right w:val="single" w:sz="4" w:space="0" w:color="000000"/>
            </w:tcBorders>
            <w:shd w:val="clear" w:color="auto" w:fill="auto"/>
          </w:tcPr>
          <w:p w14:paraId="04A63B41" w14:textId="77777777" w:rsidR="0091057B" w:rsidRPr="009300FF" w:rsidRDefault="0091057B" w:rsidP="004066EE">
            <w:pPr>
              <w:snapToGrid w:val="0"/>
              <w:spacing w:line="240" w:lineRule="auto"/>
              <w:rPr>
                <w:rFonts w:cs="Arial"/>
                <w:b/>
                <w:sz w:val="20"/>
                <w:szCs w:val="20"/>
              </w:rPr>
            </w:pPr>
          </w:p>
        </w:tc>
      </w:tr>
      <w:tr w:rsidR="0091057B" w:rsidRPr="009300FF" w14:paraId="7BE12F1B" w14:textId="77777777" w:rsidTr="004066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963" w:type="dxa"/>
            <w:gridSpan w:val="2"/>
          </w:tcPr>
          <w:p w14:paraId="5DC907CD" w14:textId="043D31D9" w:rsidR="0091057B" w:rsidRDefault="00497C04" w:rsidP="004066EE">
            <w:pPr>
              <w:snapToGrid w:val="0"/>
              <w:spacing w:line="240" w:lineRule="auto"/>
              <w:rPr>
                <w:rFonts w:cs="Arial"/>
              </w:rPr>
            </w:pPr>
            <w:r>
              <w:rPr>
                <w:rFonts w:cs="Arial"/>
              </w:rPr>
              <w:t>Para negociações recebidas, serão exibidos somente os botões: Aprovar, Visualizar e Cancelar;</w:t>
            </w:r>
          </w:p>
          <w:p w14:paraId="3AADF44D" w14:textId="77777777" w:rsidR="00497C04" w:rsidRDefault="00497C04" w:rsidP="004066EE">
            <w:pPr>
              <w:snapToGrid w:val="0"/>
              <w:spacing w:line="240" w:lineRule="auto"/>
              <w:rPr>
                <w:rFonts w:cs="Arial"/>
              </w:rPr>
            </w:pPr>
          </w:p>
          <w:p w14:paraId="3C19492B" w14:textId="5E6849E9" w:rsidR="00497C04" w:rsidRDefault="00497C04" w:rsidP="004066EE">
            <w:pPr>
              <w:snapToGrid w:val="0"/>
              <w:spacing w:line="240" w:lineRule="auto"/>
              <w:rPr>
                <w:rFonts w:cs="Arial"/>
              </w:rPr>
            </w:pPr>
            <w:r>
              <w:rPr>
                <w:rFonts w:cs="Arial"/>
              </w:rPr>
              <w:t>Para negociações realizadas, serão exibidos somente os bot</w:t>
            </w:r>
            <w:r w:rsidR="00932FAA">
              <w:rPr>
                <w:rFonts w:cs="Arial"/>
              </w:rPr>
              <w:t>ões: Cancelar e Visualizar;</w:t>
            </w:r>
          </w:p>
          <w:p w14:paraId="3118CCCA" w14:textId="77777777" w:rsidR="00932FAA" w:rsidRDefault="00932FAA" w:rsidP="004066EE">
            <w:pPr>
              <w:snapToGrid w:val="0"/>
              <w:spacing w:line="240" w:lineRule="auto"/>
              <w:rPr>
                <w:rFonts w:cs="Arial"/>
              </w:rPr>
            </w:pPr>
          </w:p>
          <w:p w14:paraId="560794B8" w14:textId="550FABB3" w:rsidR="00932FAA" w:rsidRPr="009300FF" w:rsidRDefault="00932FAA" w:rsidP="004066EE">
            <w:pPr>
              <w:snapToGrid w:val="0"/>
              <w:spacing w:line="240" w:lineRule="auto"/>
              <w:rPr>
                <w:rFonts w:cs="Arial"/>
              </w:rPr>
            </w:pPr>
            <w:r>
              <w:rPr>
                <w:rFonts w:cs="Arial"/>
              </w:rPr>
              <w:t>Quando a negociação estiver com status Finalizado ou Cancelado, somente o botão Visualizar estará disponível.</w:t>
            </w:r>
          </w:p>
        </w:tc>
      </w:tr>
    </w:tbl>
    <w:p w14:paraId="37D62977" w14:textId="77777777" w:rsidR="0096090A" w:rsidRDefault="0096090A" w:rsidP="0096090A">
      <w:pPr>
        <w:rPr>
          <w:rFonts w:cs="Arial"/>
        </w:rPr>
      </w:pPr>
    </w:p>
    <w:p w14:paraId="069BF29D" w14:textId="77777777" w:rsidR="00497C04" w:rsidRPr="009300FF" w:rsidRDefault="00497C04" w:rsidP="0096090A">
      <w:pPr>
        <w:rPr>
          <w:rFonts w:cs="Arial"/>
        </w:rPr>
      </w:pPr>
    </w:p>
    <w:p w14:paraId="71E3A664" w14:textId="77777777" w:rsidR="0096090A" w:rsidRPr="006201C4" w:rsidRDefault="0096090A" w:rsidP="006201C4">
      <w:pPr>
        <w:jc w:val="center"/>
        <w:rPr>
          <w:rFonts w:cs="Arial"/>
        </w:rPr>
      </w:pPr>
    </w:p>
    <w:p w14:paraId="1F1204C0" w14:textId="77777777" w:rsidR="006B15F4" w:rsidRPr="009300FF" w:rsidRDefault="00B51C27" w:rsidP="00EF0DDB">
      <w:pPr>
        <w:pStyle w:val="Heading2"/>
        <w:numPr>
          <w:ilvl w:val="0"/>
          <w:numId w:val="9"/>
        </w:numPr>
      </w:pPr>
      <w:r w:rsidRPr="009300FF">
        <w:t xml:space="preserve"> </w:t>
      </w:r>
      <w:bookmarkStart w:id="61" w:name="_Toc291709819"/>
      <w:r w:rsidR="006B15F4" w:rsidRPr="009300FF">
        <w:t>P</w:t>
      </w:r>
      <w:bookmarkEnd w:id="36"/>
      <w:r w:rsidR="006B15F4" w:rsidRPr="009300FF">
        <w:t>RINCIPAIS Requisitos NÃO funcionais</w:t>
      </w:r>
      <w:bookmarkEnd w:id="61"/>
    </w:p>
    <w:p w14:paraId="114CFE63" w14:textId="77777777" w:rsidR="00ED2B44" w:rsidRPr="009300FF" w:rsidRDefault="00ED2B44" w:rsidP="00ED2B44">
      <w:pPr>
        <w:ind w:left="576"/>
        <w:rPr>
          <w:rFonts w:cs="Arial"/>
        </w:rPr>
      </w:pPr>
      <w:r w:rsidRPr="009300FF">
        <w:rPr>
          <w:rFonts w:cs="Arial"/>
        </w:rPr>
        <w:t xml:space="preserve">Identificação dos requisitos levantados que garantem os aspectos de qualidade, confiabilidade, desempenho e facilidade do uso do sistema </w:t>
      </w:r>
      <w:proofErr w:type="spellStart"/>
      <w:r w:rsidRPr="009300FF">
        <w:rPr>
          <w:rFonts w:cs="Arial"/>
        </w:rPr>
        <w:t>PegaPraMim</w:t>
      </w:r>
      <w:proofErr w:type="spellEnd"/>
      <w:r w:rsidRPr="009300FF">
        <w:rPr>
          <w:rFonts w:cs="Arial"/>
        </w:rPr>
        <w:t>.</w:t>
      </w:r>
    </w:p>
    <w:p w14:paraId="51C7DE20" w14:textId="77777777" w:rsidR="00ED2B44" w:rsidRPr="009300FF" w:rsidRDefault="00ED2B44" w:rsidP="00ED2B44">
      <w:pPr>
        <w:rPr>
          <w:rFonts w:cs="Arial"/>
        </w:rPr>
      </w:pPr>
    </w:p>
    <w:p w14:paraId="7BA15A5F" w14:textId="77777777" w:rsidR="00B42A2B" w:rsidRPr="009300FF" w:rsidRDefault="00B42A2B" w:rsidP="00EF0DDB">
      <w:pPr>
        <w:pStyle w:val="Heading3"/>
        <w:numPr>
          <w:ilvl w:val="0"/>
          <w:numId w:val="11"/>
        </w:numPr>
        <w:rPr>
          <w:rFonts w:cs="Arial"/>
        </w:rPr>
      </w:pPr>
      <w:bookmarkStart w:id="62" w:name="_Toc291709820"/>
      <w:r w:rsidRPr="009300FF">
        <w:rPr>
          <w:rFonts w:cs="Arial"/>
        </w:rPr>
        <w:t>SEGURANÇA</w:t>
      </w:r>
      <w:bookmarkEnd w:id="62"/>
    </w:p>
    <w:p w14:paraId="7814EC2A" w14:textId="327B528E" w:rsidR="00B42A2B" w:rsidRPr="009300FF" w:rsidRDefault="00B42A2B" w:rsidP="00B42A2B">
      <w:pPr>
        <w:ind w:firstLine="708"/>
        <w:rPr>
          <w:rFonts w:cs="Arial"/>
        </w:rPr>
      </w:pPr>
      <w:r w:rsidRPr="009300FF">
        <w:rPr>
          <w:rFonts w:cs="Arial"/>
        </w:rPr>
        <w:lastRenderedPageBreak/>
        <w:t>Esta subseção descreve os requisi</w:t>
      </w:r>
      <w:r w:rsidR="00AF5E65">
        <w:rPr>
          <w:rFonts w:cs="Arial"/>
        </w:rPr>
        <w:t>tos não funcionais associados á</w:t>
      </w:r>
      <w:r w:rsidRPr="009300FF">
        <w:rPr>
          <w:rFonts w:cs="Arial"/>
        </w:rPr>
        <w:t xml:space="preserve"> facilidade de u</w:t>
      </w:r>
      <w:r w:rsidR="00B80D34">
        <w:rPr>
          <w:rFonts w:cs="Arial"/>
        </w:rPr>
        <w:t>so, desempenho, confiabilidade</w:t>
      </w:r>
      <w:r w:rsidRPr="009300FF">
        <w:rPr>
          <w:rFonts w:cs="Arial"/>
        </w:rPr>
        <w:t>.</w:t>
      </w:r>
    </w:p>
    <w:p w14:paraId="55B4F8A0" w14:textId="2D157EEF" w:rsidR="00B42A2B" w:rsidRPr="009300FF" w:rsidRDefault="00B42A2B" w:rsidP="00B42A2B">
      <w:pPr>
        <w:rPr>
          <w:rFonts w:cs="Arial"/>
        </w:rPr>
      </w:pPr>
      <w:r w:rsidRPr="009300FF">
        <w:rPr>
          <w:rFonts w:cs="Arial"/>
        </w:rPr>
        <w:tab/>
        <w:t>Segurança na informação é uma das principais preocupações, com isso o sistema conta com o aces</w:t>
      </w:r>
      <w:r w:rsidR="00AF5E65">
        <w:rPr>
          <w:rFonts w:cs="Arial"/>
        </w:rPr>
        <w:t xml:space="preserve">so controlado por </w:t>
      </w:r>
      <w:proofErr w:type="spellStart"/>
      <w:r w:rsidR="00AF5E65">
        <w:rPr>
          <w:rFonts w:cs="Arial"/>
        </w:rPr>
        <w:t>login</w:t>
      </w:r>
      <w:proofErr w:type="spellEnd"/>
      <w:r w:rsidR="00AF5E65">
        <w:rPr>
          <w:rFonts w:cs="Arial"/>
        </w:rPr>
        <w:t xml:space="preserve"> e senha</w:t>
      </w:r>
      <w:r w:rsidR="00713FD2">
        <w:rPr>
          <w:rFonts w:cs="Arial"/>
        </w:rPr>
        <w:t>, para manter esses dados seguros, utiliza conexão segura com a web (HTTPS)</w:t>
      </w:r>
      <w:r w:rsidR="00AF5E65">
        <w:rPr>
          <w:rFonts w:cs="Arial"/>
        </w:rPr>
        <w:t>. E</w:t>
      </w:r>
      <w:r w:rsidRPr="009300FF">
        <w:rPr>
          <w:rFonts w:cs="Arial"/>
        </w:rPr>
        <w:t xml:space="preserve">sses dados são </w:t>
      </w:r>
      <w:r w:rsidR="00B80D34">
        <w:rPr>
          <w:rFonts w:cs="Arial"/>
        </w:rPr>
        <w:t>de uso pessoal e intransferível. C</w:t>
      </w:r>
      <w:r w:rsidRPr="009300FF">
        <w:rPr>
          <w:rFonts w:cs="Arial"/>
        </w:rPr>
        <w:t xml:space="preserve">om o sistema de </w:t>
      </w:r>
      <w:proofErr w:type="spellStart"/>
      <w:r w:rsidRPr="009300FF">
        <w:rPr>
          <w:rFonts w:cs="Arial"/>
        </w:rPr>
        <w:t>login</w:t>
      </w:r>
      <w:proofErr w:type="spellEnd"/>
      <w:r w:rsidRPr="009300FF">
        <w:rPr>
          <w:rFonts w:cs="Arial"/>
        </w:rPr>
        <w:t xml:space="preserve"> podemos controlar acessos</w:t>
      </w:r>
      <w:r w:rsidR="00B80D34">
        <w:rPr>
          <w:rFonts w:cs="Arial"/>
        </w:rPr>
        <w:t>,</w:t>
      </w:r>
      <w:r w:rsidRPr="009300FF">
        <w:rPr>
          <w:rFonts w:cs="Arial"/>
        </w:rPr>
        <w:t xml:space="preserve"> assegurar</w:t>
      </w:r>
      <w:r w:rsidR="00B80D34">
        <w:rPr>
          <w:rFonts w:cs="Arial"/>
        </w:rPr>
        <w:t xml:space="preserve"> informações e definir qual serão</w:t>
      </w:r>
      <w:r w:rsidRPr="009300FF">
        <w:rPr>
          <w:rFonts w:cs="Arial"/>
        </w:rPr>
        <w:t xml:space="preserve"> as funcionalidades disponíveis por cada grupo de usuários.</w:t>
      </w:r>
    </w:p>
    <w:p w14:paraId="1AB2E539" w14:textId="77777777" w:rsidR="00B30A5D" w:rsidRPr="009300FF" w:rsidRDefault="00B42A2B" w:rsidP="00EF0DDB">
      <w:pPr>
        <w:pStyle w:val="Heading3"/>
        <w:numPr>
          <w:ilvl w:val="0"/>
          <w:numId w:val="11"/>
        </w:numPr>
        <w:rPr>
          <w:rFonts w:cs="Arial"/>
        </w:rPr>
      </w:pPr>
      <w:bookmarkStart w:id="63" w:name="_Toc291709821"/>
      <w:r w:rsidRPr="009300FF">
        <w:rPr>
          <w:rFonts w:cs="Arial"/>
        </w:rPr>
        <w:t>PLATAFORMA DE BANCO DE DADO</w:t>
      </w:r>
      <w:r w:rsidR="00B30A5D" w:rsidRPr="009300FF">
        <w:rPr>
          <w:rFonts w:cs="Arial"/>
        </w:rPr>
        <w:t>S</w:t>
      </w:r>
      <w:bookmarkEnd w:id="63"/>
    </w:p>
    <w:p w14:paraId="5C10800A" w14:textId="77777777" w:rsidR="00B30A5D" w:rsidRPr="009300FF" w:rsidRDefault="00B30A5D" w:rsidP="00675DA2">
      <w:pPr>
        <w:ind w:firstLine="708"/>
        <w:rPr>
          <w:rFonts w:cs="Arial"/>
        </w:rPr>
      </w:pPr>
      <w:r w:rsidRPr="009300FF">
        <w:rPr>
          <w:rFonts w:cs="Arial"/>
        </w:rPr>
        <w:t xml:space="preserve">O sistema </w:t>
      </w:r>
      <w:proofErr w:type="spellStart"/>
      <w:r w:rsidRPr="009300FF">
        <w:rPr>
          <w:rFonts w:cs="Arial"/>
        </w:rPr>
        <w:t>PegaPraMim</w:t>
      </w:r>
      <w:proofErr w:type="spellEnd"/>
      <w:r w:rsidRPr="009300FF">
        <w:rPr>
          <w:rFonts w:cs="Arial"/>
        </w:rPr>
        <w:t xml:space="preserve"> utilizará o banco de dados MYSQL, por ter uma boa performance, ser gratuito, robusto e amplamente utilizado no mercado.</w:t>
      </w:r>
    </w:p>
    <w:p w14:paraId="000CF2A7" w14:textId="77777777" w:rsidR="00F249E7" w:rsidRPr="009300FF" w:rsidRDefault="00B30A5D" w:rsidP="00EF0DDB">
      <w:pPr>
        <w:pStyle w:val="Heading3"/>
        <w:numPr>
          <w:ilvl w:val="0"/>
          <w:numId w:val="11"/>
        </w:numPr>
        <w:rPr>
          <w:rFonts w:cs="Arial"/>
        </w:rPr>
      </w:pPr>
      <w:bookmarkStart w:id="64" w:name="_Toc291709822"/>
      <w:r w:rsidRPr="009300FF">
        <w:rPr>
          <w:rFonts w:cs="Arial"/>
        </w:rPr>
        <w:t>PLATAFORMA DE DESENVOLVIMENTO</w:t>
      </w:r>
      <w:bookmarkEnd w:id="64"/>
    </w:p>
    <w:p w14:paraId="0BC59D2E" w14:textId="4723DA43" w:rsidR="00F249E7" w:rsidRPr="009300FF" w:rsidRDefault="00F249E7" w:rsidP="00675DA2">
      <w:pPr>
        <w:ind w:firstLine="708"/>
        <w:rPr>
          <w:rFonts w:cs="Arial"/>
        </w:rPr>
      </w:pPr>
      <w:r w:rsidRPr="009300FF">
        <w:rPr>
          <w:rFonts w:cs="Arial"/>
        </w:rPr>
        <w:t>Pelo fato do sistema ser web</w:t>
      </w:r>
      <w:r w:rsidR="001B5BD2">
        <w:rPr>
          <w:rFonts w:cs="Arial"/>
        </w:rPr>
        <w:t>,</w:t>
      </w:r>
      <w:r w:rsidRPr="009300FF">
        <w:rPr>
          <w:rFonts w:cs="Arial"/>
        </w:rPr>
        <w:t xml:space="preserve"> o mesmo ser</w:t>
      </w:r>
      <w:r w:rsidR="00042F58">
        <w:rPr>
          <w:rFonts w:cs="Arial"/>
        </w:rPr>
        <w:t>á desenvolvido na linguagem PHP.</w:t>
      </w:r>
    </w:p>
    <w:p w14:paraId="372B9D25" w14:textId="77777777" w:rsidR="00BF2106" w:rsidRPr="009300FF" w:rsidRDefault="00F249E7" w:rsidP="00EF0DDB">
      <w:pPr>
        <w:pStyle w:val="Heading3"/>
        <w:numPr>
          <w:ilvl w:val="0"/>
          <w:numId w:val="11"/>
        </w:numPr>
        <w:rPr>
          <w:rFonts w:cs="Arial"/>
        </w:rPr>
      </w:pPr>
      <w:bookmarkStart w:id="65" w:name="_Toc291709823"/>
      <w:r w:rsidRPr="009300FF">
        <w:rPr>
          <w:rFonts w:cs="Arial"/>
        </w:rPr>
        <w:t>SOFTWARE DE TERCEIROS</w:t>
      </w:r>
      <w:bookmarkEnd w:id="65"/>
    </w:p>
    <w:p w14:paraId="1F3854C0" w14:textId="77777777" w:rsidR="003C4CC8" w:rsidRPr="009300FF" w:rsidRDefault="00BF2106" w:rsidP="00832A25">
      <w:pPr>
        <w:ind w:firstLine="708"/>
        <w:rPr>
          <w:rFonts w:cs="Arial"/>
        </w:rPr>
      </w:pPr>
      <w:r w:rsidRPr="009300FF">
        <w:rPr>
          <w:rFonts w:cs="Arial"/>
        </w:rPr>
        <w:t xml:space="preserve">Para o desenvolvimento do sistema utilizaremos um software </w:t>
      </w:r>
      <w:proofErr w:type="spellStart"/>
      <w:r w:rsidRPr="009300FF">
        <w:rPr>
          <w:rFonts w:cs="Arial"/>
        </w:rPr>
        <w:t>free</w:t>
      </w:r>
      <w:proofErr w:type="spellEnd"/>
      <w:r w:rsidR="00675DA2">
        <w:rPr>
          <w:rFonts w:cs="Arial"/>
        </w:rPr>
        <w:t>,</w:t>
      </w:r>
      <w:r w:rsidRPr="009300FF">
        <w:rPr>
          <w:rFonts w:cs="Arial"/>
        </w:rPr>
        <w:t xml:space="preserve"> denominado ECLIPSE, </w:t>
      </w:r>
      <w:r w:rsidR="00675DA2">
        <w:rPr>
          <w:rFonts w:cs="Arial"/>
        </w:rPr>
        <w:t>que</w:t>
      </w:r>
      <w:r w:rsidRPr="009300FF">
        <w:rPr>
          <w:rFonts w:cs="Arial"/>
        </w:rPr>
        <w:t xml:space="preserve"> ajudará no processo de codificação dando a</w:t>
      </w:r>
      <w:r w:rsidR="00675DA2">
        <w:rPr>
          <w:rFonts w:cs="Arial"/>
        </w:rPr>
        <w:t>gilidade por possuir componentes próprios e permitir a criação de outros</w:t>
      </w:r>
      <w:r w:rsidRPr="009300FF">
        <w:rPr>
          <w:rFonts w:cs="Arial"/>
        </w:rPr>
        <w:t>.</w:t>
      </w:r>
    </w:p>
    <w:p w14:paraId="4F1815E0" w14:textId="77777777" w:rsidR="00D068B5" w:rsidRPr="009300FF" w:rsidRDefault="00BF2106" w:rsidP="00EF0DDB">
      <w:pPr>
        <w:pStyle w:val="Heading3"/>
        <w:numPr>
          <w:ilvl w:val="0"/>
          <w:numId w:val="11"/>
        </w:numPr>
        <w:rPr>
          <w:rFonts w:cs="Arial"/>
        </w:rPr>
      </w:pPr>
      <w:bookmarkStart w:id="66" w:name="_Toc291709824"/>
      <w:r w:rsidRPr="009300FF">
        <w:rPr>
          <w:rFonts w:cs="Arial"/>
        </w:rPr>
        <w:t>USABILIDADE</w:t>
      </w:r>
      <w:bookmarkEnd w:id="66"/>
    </w:p>
    <w:p w14:paraId="6A0C2131" w14:textId="3321771E" w:rsidR="00D068B5" w:rsidRDefault="00D068B5" w:rsidP="00F11451">
      <w:pPr>
        <w:ind w:firstLine="708"/>
        <w:rPr>
          <w:rFonts w:cs="Arial"/>
        </w:rPr>
      </w:pPr>
      <w:r w:rsidRPr="009300FF">
        <w:rPr>
          <w:rFonts w:cs="Arial"/>
        </w:rPr>
        <w:t>O sistema estará disponí</w:t>
      </w:r>
      <w:r w:rsidR="005A78B9">
        <w:rPr>
          <w:rFonts w:cs="Arial"/>
        </w:rPr>
        <w:t>vel para a utilização via web pa</w:t>
      </w:r>
      <w:r w:rsidR="00F11451">
        <w:rPr>
          <w:rFonts w:cs="Arial"/>
        </w:rPr>
        <w:t>ra qualquer usuário</w:t>
      </w:r>
      <w:r w:rsidR="007B29DD">
        <w:rPr>
          <w:rFonts w:cs="Arial"/>
        </w:rPr>
        <w:t xml:space="preserve"> que possua internet, </w:t>
      </w:r>
      <w:r w:rsidRPr="009300FF">
        <w:rPr>
          <w:rFonts w:cs="Arial"/>
        </w:rPr>
        <w:t>com interface simples, baixo processamento, intuitivo, amigável seguindo um modelo de designer FLAT.</w:t>
      </w:r>
    </w:p>
    <w:p w14:paraId="7E3318F5" w14:textId="77777777" w:rsidR="00AC657B" w:rsidRPr="009300FF" w:rsidRDefault="00AC657B" w:rsidP="00F11451">
      <w:pPr>
        <w:ind w:firstLine="708"/>
        <w:rPr>
          <w:rFonts w:cs="Arial"/>
        </w:rPr>
      </w:pPr>
    </w:p>
    <w:p w14:paraId="6E624770" w14:textId="77777777" w:rsidR="00F249E7" w:rsidRPr="009300FF" w:rsidRDefault="00D068B5" w:rsidP="00EF0DDB">
      <w:pPr>
        <w:pStyle w:val="Heading3"/>
        <w:numPr>
          <w:ilvl w:val="0"/>
          <w:numId w:val="11"/>
        </w:numPr>
        <w:rPr>
          <w:rFonts w:cs="Arial"/>
        </w:rPr>
      </w:pPr>
      <w:bookmarkStart w:id="67" w:name="_Toc291709825"/>
      <w:r w:rsidRPr="009300FF">
        <w:rPr>
          <w:rFonts w:cs="Arial"/>
        </w:rPr>
        <w:t>SERVIDORES E ESTAÇÕES</w:t>
      </w:r>
      <w:bookmarkEnd w:id="67"/>
    </w:p>
    <w:p w14:paraId="4B5B9071" w14:textId="1968BEE7" w:rsidR="009E2826" w:rsidRPr="009300FF" w:rsidRDefault="00D068B5" w:rsidP="009E2826">
      <w:pPr>
        <w:ind w:firstLine="708"/>
        <w:rPr>
          <w:rFonts w:cs="Arial"/>
        </w:rPr>
      </w:pPr>
      <w:r w:rsidRPr="009300FF">
        <w:rPr>
          <w:rFonts w:cs="Arial"/>
        </w:rPr>
        <w:t xml:space="preserve">Usamos uma linguagem </w:t>
      </w:r>
      <w:r w:rsidR="00E30AD6">
        <w:rPr>
          <w:rFonts w:cs="Arial"/>
        </w:rPr>
        <w:t>onde o processamento fica no</w:t>
      </w:r>
      <w:r w:rsidRPr="009300FF">
        <w:rPr>
          <w:rFonts w:cs="Arial"/>
        </w:rPr>
        <w:t xml:space="preserve"> servidor, desta forma não precisamos de computadores com porte de servidor em nossos </w:t>
      </w:r>
      <w:r w:rsidR="003F25FF">
        <w:rPr>
          <w:rFonts w:cs="Arial"/>
        </w:rPr>
        <w:t xml:space="preserve">clientes, basta o </w:t>
      </w:r>
      <w:r w:rsidR="003F25FF">
        <w:rPr>
          <w:rFonts w:cs="Arial"/>
        </w:rPr>
        <w:lastRenderedPageBreak/>
        <w:t xml:space="preserve">cliente </w:t>
      </w:r>
      <w:r w:rsidR="007B29DD">
        <w:rPr>
          <w:rFonts w:cs="Arial"/>
        </w:rPr>
        <w:t>estar conectado a internet</w:t>
      </w:r>
      <w:r w:rsidR="003F25FF">
        <w:rPr>
          <w:rFonts w:cs="Arial"/>
        </w:rPr>
        <w:t xml:space="preserve"> para utilizar</w:t>
      </w:r>
      <w:r w:rsidRPr="009300FF">
        <w:rPr>
          <w:rFonts w:cs="Arial"/>
        </w:rPr>
        <w:t xml:space="preserve"> o sistema</w:t>
      </w:r>
      <w:r w:rsidR="00F11451">
        <w:rPr>
          <w:rFonts w:cs="Arial"/>
        </w:rPr>
        <w:t>.</w:t>
      </w:r>
    </w:p>
    <w:p w14:paraId="12C12987" w14:textId="77777777" w:rsidR="009E2826" w:rsidRPr="009300FF" w:rsidRDefault="009E2826" w:rsidP="009E2826">
      <w:pPr>
        <w:ind w:firstLine="708"/>
        <w:rPr>
          <w:rFonts w:cs="Arial"/>
        </w:rPr>
      </w:pPr>
    </w:p>
    <w:p w14:paraId="1762D7CB" w14:textId="77777777" w:rsidR="005D34A2" w:rsidRPr="009300FF" w:rsidRDefault="005D34A2" w:rsidP="005D34A2">
      <w:pPr>
        <w:ind w:left="360"/>
        <w:rPr>
          <w:rFonts w:cs="Arial"/>
        </w:rPr>
      </w:pPr>
    </w:p>
    <w:p w14:paraId="45FD3F9E" w14:textId="77777777" w:rsidR="005D34A2" w:rsidRPr="009300FF" w:rsidRDefault="005D34A2" w:rsidP="005D34A2">
      <w:pPr>
        <w:ind w:left="360"/>
        <w:rPr>
          <w:rFonts w:cs="Arial"/>
        </w:rPr>
      </w:pPr>
    </w:p>
    <w:p w14:paraId="1F7E6512" w14:textId="77777777" w:rsidR="005D34A2" w:rsidRPr="009300FF" w:rsidRDefault="005D34A2" w:rsidP="005D34A2">
      <w:pPr>
        <w:ind w:left="360"/>
        <w:rPr>
          <w:rFonts w:cs="Arial"/>
        </w:rPr>
      </w:pPr>
    </w:p>
    <w:p w14:paraId="4EF820C1" w14:textId="77777777" w:rsidR="005D34A2" w:rsidRPr="009300FF" w:rsidRDefault="005D34A2" w:rsidP="005D34A2">
      <w:pPr>
        <w:ind w:left="360"/>
        <w:rPr>
          <w:rFonts w:cs="Arial"/>
        </w:rPr>
      </w:pPr>
    </w:p>
    <w:p w14:paraId="200D7551" w14:textId="77777777" w:rsidR="005D34A2" w:rsidRPr="009300FF" w:rsidRDefault="005D34A2" w:rsidP="005D34A2">
      <w:pPr>
        <w:ind w:left="360"/>
        <w:rPr>
          <w:rFonts w:cs="Arial"/>
        </w:rPr>
      </w:pPr>
    </w:p>
    <w:p w14:paraId="3F5A58CD" w14:textId="77777777" w:rsidR="005D34A2" w:rsidRPr="009300FF" w:rsidRDefault="005D34A2" w:rsidP="005D34A2">
      <w:pPr>
        <w:ind w:left="360"/>
        <w:rPr>
          <w:rFonts w:cs="Arial"/>
        </w:rPr>
      </w:pPr>
    </w:p>
    <w:p w14:paraId="080D890B" w14:textId="77777777" w:rsidR="005D34A2" w:rsidRPr="009300FF" w:rsidRDefault="005D34A2" w:rsidP="005D34A2">
      <w:pPr>
        <w:ind w:left="360"/>
        <w:rPr>
          <w:rFonts w:cs="Arial"/>
        </w:rPr>
      </w:pPr>
    </w:p>
    <w:p w14:paraId="0A4F12F0" w14:textId="77777777" w:rsidR="005D34A2" w:rsidRPr="009300FF" w:rsidRDefault="005D34A2" w:rsidP="005D34A2">
      <w:pPr>
        <w:ind w:left="360"/>
        <w:rPr>
          <w:rFonts w:cs="Arial"/>
        </w:rPr>
      </w:pPr>
    </w:p>
    <w:p w14:paraId="16962D8C" w14:textId="77777777" w:rsidR="005D34A2" w:rsidRPr="009300FF" w:rsidRDefault="005D34A2" w:rsidP="005D34A2">
      <w:pPr>
        <w:ind w:left="360"/>
        <w:rPr>
          <w:rFonts w:cs="Arial"/>
        </w:rPr>
      </w:pPr>
    </w:p>
    <w:p w14:paraId="1A5E1BB8" w14:textId="77777777" w:rsidR="005D34A2" w:rsidRPr="009300FF" w:rsidRDefault="005D34A2" w:rsidP="005D34A2">
      <w:pPr>
        <w:ind w:left="360"/>
        <w:rPr>
          <w:rFonts w:cs="Arial"/>
        </w:rPr>
      </w:pPr>
    </w:p>
    <w:p w14:paraId="275A1CBD" w14:textId="77777777" w:rsidR="005D34A2" w:rsidRPr="009300FF" w:rsidRDefault="005D34A2" w:rsidP="005D34A2">
      <w:pPr>
        <w:ind w:left="360"/>
        <w:rPr>
          <w:rFonts w:cs="Arial"/>
        </w:rPr>
      </w:pPr>
    </w:p>
    <w:p w14:paraId="470D4FA8" w14:textId="77777777" w:rsidR="005D34A2" w:rsidRPr="009300FF" w:rsidRDefault="005D34A2" w:rsidP="005D34A2">
      <w:pPr>
        <w:ind w:left="360"/>
        <w:rPr>
          <w:rFonts w:cs="Arial"/>
        </w:rPr>
      </w:pPr>
    </w:p>
    <w:p w14:paraId="64B5C76E" w14:textId="77777777" w:rsidR="005D34A2" w:rsidRPr="009300FF" w:rsidRDefault="005D34A2" w:rsidP="005D34A2">
      <w:pPr>
        <w:rPr>
          <w:rFonts w:cs="Arial"/>
        </w:rPr>
      </w:pPr>
    </w:p>
    <w:p w14:paraId="2CB0BA47" w14:textId="77777777" w:rsidR="005457E8" w:rsidRDefault="009E2826" w:rsidP="00EF0DDB">
      <w:pPr>
        <w:pStyle w:val="Heading1"/>
        <w:numPr>
          <w:ilvl w:val="0"/>
          <w:numId w:val="5"/>
        </w:numPr>
        <w:ind w:left="1416" w:hanging="1056"/>
      </w:pPr>
      <w:bookmarkStart w:id="68" w:name="_Toc291709826"/>
      <w:r w:rsidRPr="009300FF">
        <w:t>MODELAGE</w:t>
      </w:r>
      <w:r w:rsidR="005457E8">
        <w:t>M</w:t>
      </w:r>
      <w:bookmarkEnd w:id="68"/>
    </w:p>
    <w:p w14:paraId="12E6FE2D" w14:textId="77777777" w:rsidR="005457E8" w:rsidRPr="009300FF" w:rsidRDefault="005457E8" w:rsidP="005457E8">
      <w:pPr>
        <w:pStyle w:val="Heading2"/>
        <w:numPr>
          <w:ilvl w:val="0"/>
          <w:numId w:val="12"/>
        </w:numPr>
        <w:ind w:left="360"/>
      </w:pPr>
      <w:bookmarkStart w:id="69" w:name="_Toc291709827"/>
      <w:r w:rsidRPr="009300FF">
        <w:t>DER</w:t>
      </w:r>
      <w:bookmarkEnd w:id="69"/>
    </w:p>
    <w:p w14:paraId="42B1C9A8" w14:textId="77777777" w:rsidR="005457E8" w:rsidRPr="009300FF" w:rsidRDefault="005457E8" w:rsidP="005457E8">
      <w:pPr>
        <w:ind w:left="360"/>
        <w:rPr>
          <w:rFonts w:cs="Arial"/>
        </w:rPr>
      </w:pPr>
      <w:r w:rsidRPr="009300FF">
        <w:rPr>
          <w:rFonts w:cs="Arial"/>
        </w:rPr>
        <w:t xml:space="preserve">Diagrama de entidade e relacionamento para o sistema </w:t>
      </w:r>
      <w:proofErr w:type="spellStart"/>
      <w:r w:rsidRPr="009300FF">
        <w:rPr>
          <w:rFonts w:cs="Arial"/>
        </w:rPr>
        <w:t>PegaPraMim</w:t>
      </w:r>
      <w:proofErr w:type="spellEnd"/>
      <w:r w:rsidRPr="009300FF">
        <w:rPr>
          <w:rFonts w:cs="Arial"/>
        </w:rPr>
        <w:t>.</w:t>
      </w:r>
    </w:p>
    <w:p w14:paraId="39920C8C" w14:textId="77777777" w:rsidR="005457E8" w:rsidRPr="009300FF" w:rsidRDefault="005457E8" w:rsidP="005457E8">
      <w:pPr>
        <w:ind w:left="360"/>
        <w:rPr>
          <w:rFonts w:cs="Arial"/>
        </w:rPr>
      </w:pPr>
    </w:p>
    <w:p w14:paraId="32F81A85" w14:textId="694581C0" w:rsidR="005457E8" w:rsidRPr="009300FF" w:rsidRDefault="005D6632" w:rsidP="005457E8">
      <w:pPr>
        <w:rPr>
          <w:rFonts w:cs="Arial"/>
        </w:rPr>
      </w:pPr>
      <w:r>
        <w:rPr>
          <w:rFonts w:cs="Arial"/>
          <w:noProof/>
          <w:lang w:val="en-US" w:eastAsia="en-US"/>
        </w:rPr>
        <w:lastRenderedPageBreak/>
        <w:drawing>
          <wp:inline distT="0" distB="0" distL="0" distR="0" wp14:anchorId="2A8F8A61" wp14:editId="679F47DB">
            <wp:extent cx="5760085" cy="449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0.31.1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493895"/>
                    </a:xfrm>
                    <a:prstGeom prst="rect">
                      <a:avLst/>
                    </a:prstGeom>
                  </pic:spPr>
                </pic:pic>
              </a:graphicData>
            </a:graphic>
          </wp:inline>
        </w:drawing>
      </w:r>
    </w:p>
    <w:p w14:paraId="731E3AFA" w14:textId="77777777" w:rsidR="005457E8" w:rsidRPr="009300FF" w:rsidRDefault="005457E8" w:rsidP="005457E8">
      <w:pPr>
        <w:rPr>
          <w:rFonts w:cs="Arial"/>
        </w:rPr>
      </w:pPr>
    </w:p>
    <w:p w14:paraId="37832F99" w14:textId="77777777" w:rsidR="009F43F0" w:rsidRDefault="009F43F0" w:rsidP="005457E8">
      <w:pPr>
        <w:rPr>
          <w:rFonts w:cs="Arial"/>
        </w:rPr>
      </w:pPr>
    </w:p>
    <w:p w14:paraId="3BCCC108" w14:textId="77777777" w:rsidR="00915F14" w:rsidRDefault="00915F14" w:rsidP="005457E8">
      <w:pPr>
        <w:rPr>
          <w:rFonts w:cs="Arial"/>
        </w:rPr>
      </w:pPr>
    </w:p>
    <w:p w14:paraId="3EC5CEF5" w14:textId="77777777" w:rsidR="009F43F0" w:rsidRPr="009300FF" w:rsidRDefault="009F43F0" w:rsidP="005457E8">
      <w:pPr>
        <w:rPr>
          <w:rFonts w:cs="Arial"/>
        </w:rPr>
      </w:pPr>
    </w:p>
    <w:p w14:paraId="2675F07C" w14:textId="2B277F57" w:rsidR="005457E8" w:rsidRPr="009300FF" w:rsidRDefault="005457E8" w:rsidP="005457E8">
      <w:pPr>
        <w:pStyle w:val="Heading2"/>
        <w:numPr>
          <w:ilvl w:val="0"/>
          <w:numId w:val="12"/>
        </w:numPr>
        <w:ind w:left="360"/>
      </w:pPr>
      <w:r>
        <w:t xml:space="preserve"> </w:t>
      </w:r>
      <w:bookmarkStart w:id="70" w:name="_Toc291709828"/>
      <w:r w:rsidRPr="009300FF">
        <w:t>DIAGRAMA DE CONTEXTO</w:t>
      </w:r>
      <w:bookmarkEnd w:id="70"/>
      <w:r w:rsidR="00EE155C">
        <w:t xml:space="preserve"> DE negócio</w:t>
      </w:r>
    </w:p>
    <w:p w14:paraId="15978C4E" w14:textId="13858E43" w:rsidR="005457E8" w:rsidRDefault="00EE155C" w:rsidP="002A3942">
      <w:pPr>
        <w:rPr>
          <w:rFonts w:cs="Arial"/>
        </w:rPr>
      </w:pPr>
      <w:r>
        <w:rPr>
          <w:rFonts w:cs="Arial"/>
          <w:noProof/>
          <w:lang w:val="en-US" w:eastAsia="en-US"/>
        </w:rPr>
        <w:lastRenderedPageBreak/>
        <w:drawing>
          <wp:inline distT="0" distB="0" distL="0" distR="0" wp14:anchorId="05AF57DE" wp14:editId="1E27FF12">
            <wp:extent cx="5359400" cy="650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22.18.png"/>
                    <pic:cNvPicPr/>
                  </pic:nvPicPr>
                  <pic:blipFill>
                    <a:blip r:embed="rId23">
                      <a:extLst>
                        <a:ext uri="{28A0092B-C50C-407E-A947-70E740481C1C}">
                          <a14:useLocalDpi xmlns:a14="http://schemas.microsoft.com/office/drawing/2010/main" val="0"/>
                        </a:ext>
                      </a:extLst>
                    </a:blip>
                    <a:stretch>
                      <a:fillRect/>
                    </a:stretch>
                  </pic:blipFill>
                  <pic:spPr>
                    <a:xfrm>
                      <a:off x="0" y="0"/>
                      <a:ext cx="5359400" cy="6502400"/>
                    </a:xfrm>
                    <a:prstGeom prst="rect">
                      <a:avLst/>
                    </a:prstGeom>
                  </pic:spPr>
                </pic:pic>
              </a:graphicData>
            </a:graphic>
          </wp:inline>
        </w:drawing>
      </w:r>
    </w:p>
    <w:p w14:paraId="06F2D41E" w14:textId="77777777" w:rsidR="00360DFA" w:rsidRDefault="00360DFA" w:rsidP="002A3942">
      <w:pPr>
        <w:rPr>
          <w:rFonts w:cs="Arial"/>
        </w:rPr>
      </w:pPr>
    </w:p>
    <w:p w14:paraId="2CC037B9" w14:textId="77777777" w:rsidR="00360DFA" w:rsidRDefault="00360DFA" w:rsidP="002A3942">
      <w:pPr>
        <w:rPr>
          <w:rFonts w:cs="Arial"/>
        </w:rPr>
      </w:pPr>
    </w:p>
    <w:p w14:paraId="65269038" w14:textId="77777777" w:rsidR="00360DFA" w:rsidRDefault="00360DFA" w:rsidP="002A3942">
      <w:pPr>
        <w:rPr>
          <w:rFonts w:cs="Arial"/>
        </w:rPr>
      </w:pPr>
    </w:p>
    <w:p w14:paraId="13779049" w14:textId="77777777" w:rsidR="00360DFA" w:rsidRDefault="00360DFA" w:rsidP="002A3942">
      <w:pPr>
        <w:rPr>
          <w:rFonts w:cs="Arial"/>
        </w:rPr>
      </w:pPr>
    </w:p>
    <w:p w14:paraId="6CE6EF1F" w14:textId="77777777" w:rsidR="00360DFA" w:rsidRDefault="00360DFA" w:rsidP="002A3942">
      <w:pPr>
        <w:rPr>
          <w:rFonts w:cs="Arial"/>
        </w:rPr>
      </w:pPr>
    </w:p>
    <w:p w14:paraId="727077B6" w14:textId="77777777" w:rsidR="00360DFA" w:rsidRDefault="00360DFA" w:rsidP="002A3942">
      <w:pPr>
        <w:rPr>
          <w:rFonts w:cs="Arial"/>
        </w:rPr>
      </w:pPr>
    </w:p>
    <w:p w14:paraId="5FAD8045" w14:textId="77777777" w:rsidR="00360DFA" w:rsidRDefault="00360DFA" w:rsidP="002A3942">
      <w:pPr>
        <w:rPr>
          <w:rFonts w:cs="Arial"/>
        </w:rPr>
      </w:pPr>
    </w:p>
    <w:p w14:paraId="1E1EBA59" w14:textId="77777777" w:rsidR="00360DFA" w:rsidRDefault="00360DFA" w:rsidP="002A3942">
      <w:pPr>
        <w:rPr>
          <w:rFonts w:cs="Arial"/>
        </w:rPr>
      </w:pPr>
    </w:p>
    <w:p w14:paraId="1BDFB5A9" w14:textId="77777777" w:rsidR="00360DFA" w:rsidRDefault="00360DFA" w:rsidP="002A3942">
      <w:pPr>
        <w:rPr>
          <w:rFonts w:cs="Arial"/>
        </w:rPr>
      </w:pPr>
    </w:p>
    <w:p w14:paraId="7048D940" w14:textId="77777777" w:rsidR="00360DFA" w:rsidRDefault="00360DFA" w:rsidP="002A3942">
      <w:pPr>
        <w:rPr>
          <w:rFonts w:cs="Arial"/>
        </w:rPr>
      </w:pPr>
    </w:p>
    <w:p w14:paraId="35C369AE" w14:textId="77777777" w:rsidR="00360DFA" w:rsidRDefault="00360DFA" w:rsidP="002A3942">
      <w:pPr>
        <w:rPr>
          <w:rFonts w:cs="Arial"/>
        </w:rPr>
      </w:pPr>
    </w:p>
    <w:p w14:paraId="24BA14C0" w14:textId="77777777" w:rsidR="00360DFA" w:rsidRDefault="00360DFA" w:rsidP="002A3942">
      <w:pPr>
        <w:rPr>
          <w:rFonts w:cs="Arial"/>
        </w:rPr>
      </w:pPr>
    </w:p>
    <w:p w14:paraId="11BAC9BE" w14:textId="77777777" w:rsidR="00360DFA" w:rsidRDefault="00360DFA" w:rsidP="002A3942">
      <w:pPr>
        <w:rPr>
          <w:rFonts w:cs="Arial"/>
        </w:rPr>
      </w:pPr>
    </w:p>
    <w:p w14:paraId="45DA3625" w14:textId="77777777" w:rsidR="00360DFA" w:rsidRDefault="00360DFA" w:rsidP="002A3942">
      <w:pPr>
        <w:rPr>
          <w:rFonts w:cs="Arial"/>
        </w:rPr>
      </w:pPr>
    </w:p>
    <w:p w14:paraId="5F5C0527" w14:textId="77777777" w:rsidR="00360DFA" w:rsidRDefault="00360DFA" w:rsidP="002A3942">
      <w:pPr>
        <w:rPr>
          <w:rFonts w:cs="Arial"/>
        </w:rPr>
      </w:pPr>
    </w:p>
    <w:p w14:paraId="683E8F98" w14:textId="77777777" w:rsidR="00360DFA" w:rsidRDefault="00360DFA" w:rsidP="002A3942">
      <w:pPr>
        <w:rPr>
          <w:rFonts w:cs="Arial"/>
        </w:rPr>
      </w:pPr>
    </w:p>
    <w:p w14:paraId="5DE40718" w14:textId="77777777" w:rsidR="009F43F0" w:rsidRDefault="009F43F0" w:rsidP="002A3942">
      <w:pPr>
        <w:rPr>
          <w:rFonts w:cs="Arial"/>
        </w:rPr>
      </w:pPr>
    </w:p>
    <w:p w14:paraId="0952452A" w14:textId="77777777" w:rsidR="009F43F0" w:rsidRPr="009300FF" w:rsidRDefault="009F43F0" w:rsidP="002A3942">
      <w:pPr>
        <w:rPr>
          <w:rFonts w:cs="Arial"/>
        </w:rPr>
      </w:pPr>
    </w:p>
    <w:p w14:paraId="71EE5C35" w14:textId="77777777" w:rsidR="005457E8" w:rsidRPr="009300FF" w:rsidRDefault="005457E8" w:rsidP="00360DFA">
      <w:pPr>
        <w:pStyle w:val="Heading2"/>
        <w:numPr>
          <w:ilvl w:val="0"/>
          <w:numId w:val="12"/>
        </w:numPr>
        <w:ind w:left="360"/>
      </w:pPr>
      <w:r>
        <w:t xml:space="preserve"> </w:t>
      </w:r>
      <w:bookmarkStart w:id="71" w:name="_Toc291709829"/>
      <w:r w:rsidRPr="009300FF">
        <w:t>DIAGRAMA DE COMPONENTES</w:t>
      </w:r>
      <w:bookmarkEnd w:id="71"/>
    </w:p>
    <w:p w14:paraId="60544F38" w14:textId="608E3331" w:rsidR="005457E8" w:rsidRPr="009300FF" w:rsidRDefault="005457E8" w:rsidP="005457E8">
      <w:pPr>
        <w:ind w:left="720" w:firstLine="696"/>
        <w:rPr>
          <w:rFonts w:cs="Arial"/>
        </w:rPr>
      </w:pPr>
      <w:r w:rsidRPr="009300FF">
        <w:rPr>
          <w:rFonts w:cs="Arial"/>
        </w:rPr>
        <w:t xml:space="preserve">O diagrama abaixo </w:t>
      </w:r>
      <w:r w:rsidR="009F43F0" w:rsidRPr="009300FF">
        <w:rPr>
          <w:rFonts w:cs="Arial"/>
        </w:rPr>
        <w:t>se refere</w:t>
      </w:r>
      <w:r w:rsidRPr="009300FF">
        <w:rPr>
          <w:rFonts w:cs="Arial"/>
        </w:rPr>
        <w:t xml:space="preserve"> </w:t>
      </w:r>
      <w:r w:rsidR="009F43F0" w:rsidRPr="009300FF">
        <w:rPr>
          <w:rFonts w:cs="Arial"/>
        </w:rPr>
        <w:t>à</w:t>
      </w:r>
      <w:r w:rsidRPr="009300FF">
        <w:rPr>
          <w:rFonts w:cs="Arial"/>
        </w:rPr>
        <w:t xml:space="preserve"> abordagem em alto nível no diagrama de contexto.</w:t>
      </w:r>
    </w:p>
    <w:p w14:paraId="3B35D52E" w14:textId="7C556112" w:rsidR="005457E8" w:rsidRDefault="00BD4B20" w:rsidP="00360DFA">
      <w:pPr>
        <w:ind w:left="720"/>
        <w:rPr>
          <w:rFonts w:cs="Arial"/>
          <w:lang w:val="en-US" w:eastAsia="en-US"/>
        </w:rPr>
      </w:pPr>
      <w:r w:rsidRPr="003B6EBB">
        <w:rPr>
          <w:rFonts w:cs="Arial"/>
          <w:noProof/>
          <w:lang w:val="en-US" w:eastAsia="en-US"/>
        </w:rPr>
        <w:lastRenderedPageBreak/>
        <w:drawing>
          <wp:inline distT="0" distB="0" distL="0" distR="0" wp14:anchorId="2C84BC78" wp14:editId="7B3F1059">
            <wp:extent cx="5755640" cy="7392035"/>
            <wp:effectExtent l="0" t="0" r="0" b="0"/>
            <wp:docPr id="2" name="Picture 2" descr="Macintosh HD:Users:lukete:Dropbox:Public:Faculdade:7 Periodo:PFC I:diagrama-componentes-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kete:Dropbox:Public:Faculdade:7 Periodo:PFC I:diagrama-componentes-pf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7392035"/>
                    </a:xfrm>
                    <a:prstGeom prst="rect">
                      <a:avLst/>
                    </a:prstGeom>
                    <a:noFill/>
                    <a:ln>
                      <a:noFill/>
                    </a:ln>
                  </pic:spPr>
                </pic:pic>
              </a:graphicData>
            </a:graphic>
          </wp:inline>
        </w:drawing>
      </w:r>
    </w:p>
    <w:p w14:paraId="7279FCB4" w14:textId="77777777" w:rsidR="00360DFA" w:rsidRPr="009300FF" w:rsidRDefault="00360DFA" w:rsidP="00360DFA">
      <w:pPr>
        <w:ind w:left="720"/>
        <w:rPr>
          <w:rFonts w:cs="Arial"/>
          <w:lang w:val="en-US" w:eastAsia="en-US"/>
        </w:rPr>
      </w:pPr>
    </w:p>
    <w:p w14:paraId="1B402C4A" w14:textId="77777777" w:rsidR="005457E8" w:rsidRPr="009300FF" w:rsidRDefault="005457E8" w:rsidP="005457E8">
      <w:pPr>
        <w:ind w:left="720"/>
        <w:rPr>
          <w:rFonts w:cs="Arial"/>
          <w:lang w:val="en-US" w:eastAsia="en-US"/>
        </w:rPr>
      </w:pPr>
    </w:p>
    <w:p w14:paraId="07EFDFEA" w14:textId="77777777" w:rsidR="005457E8" w:rsidRPr="009300FF" w:rsidRDefault="005457E8" w:rsidP="005457E8">
      <w:pPr>
        <w:pStyle w:val="Heading2"/>
        <w:numPr>
          <w:ilvl w:val="0"/>
          <w:numId w:val="12"/>
        </w:numPr>
        <w:ind w:left="360"/>
      </w:pPr>
      <w:r>
        <w:rPr>
          <w:lang w:val="en-US" w:eastAsia="en-US"/>
        </w:rPr>
        <w:t xml:space="preserve"> </w:t>
      </w:r>
      <w:bookmarkStart w:id="72" w:name="_Toc291709830"/>
      <w:r w:rsidRPr="009300FF">
        <w:t>DIAGRAMA DE ATIVIDADES</w:t>
      </w:r>
      <w:bookmarkEnd w:id="72"/>
    </w:p>
    <w:p w14:paraId="186DBCFF" w14:textId="77777777" w:rsidR="005457E8" w:rsidRPr="00353F9C" w:rsidRDefault="005457E8" w:rsidP="00353F9C">
      <w:pPr>
        <w:pStyle w:val="Heading3"/>
        <w:numPr>
          <w:ilvl w:val="0"/>
          <w:numId w:val="13"/>
        </w:numPr>
      </w:pPr>
      <w:bookmarkStart w:id="73" w:name="_Toc291709831"/>
      <w:r w:rsidRPr="009300FF">
        <w:lastRenderedPageBreak/>
        <w:t>LOGIN</w:t>
      </w:r>
      <w:bookmarkEnd w:id="73"/>
    </w:p>
    <w:p w14:paraId="44F843D3" w14:textId="77777777" w:rsidR="005457E8" w:rsidRPr="009300FF" w:rsidRDefault="00353F9C" w:rsidP="005457E8">
      <w:pPr>
        <w:ind w:left="1068"/>
        <w:rPr>
          <w:rFonts w:cs="Arial"/>
        </w:rPr>
      </w:pPr>
      <w:r>
        <w:rPr>
          <w:rFonts w:cs="Arial"/>
          <w:noProof/>
          <w:lang w:val="en-US" w:eastAsia="en-US"/>
        </w:rPr>
        <w:drawing>
          <wp:inline distT="0" distB="0" distL="0" distR="0" wp14:anchorId="6312EC47" wp14:editId="67FF46F8">
            <wp:extent cx="5751195" cy="2948305"/>
            <wp:effectExtent l="0" t="0" r="0" b="0"/>
            <wp:docPr id="30" name="Picture 9" descr="Macintosh HD:Users:lukete:Dropbox:Public:Faculdade:7 Periodo:PFC I:mu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kete:Dropbox:Public:Faculdade:7 Periodo:PFC I:mu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1195" cy="2948305"/>
                    </a:xfrm>
                    <a:prstGeom prst="rect">
                      <a:avLst/>
                    </a:prstGeom>
                    <a:noFill/>
                    <a:ln>
                      <a:noFill/>
                    </a:ln>
                  </pic:spPr>
                </pic:pic>
              </a:graphicData>
            </a:graphic>
          </wp:inline>
        </w:drawing>
      </w:r>
    </w:p>
    <w:p w14:paraId="034ED08B" w14:textId="77777777" w:rsidR="005457E8" w:rsidRPr="009300FF" w:rsidRDefault="005457E8" w:rsidP="005457E8">
      <w:pPr>
        <w:ind w:left="1068"/>
        <w:rPr>
          <w:rFonts w:cs="Arial"/>
        </w:rPr>
      </w:pPr>
    </w:p>
    <w:p w14:paraId="01A324A4" w14:textId="77777777" w:rsidR="005457E8" w:rsidRPr="009300FF" w:rsidRDefault="005457E8" w:rsidP="005457E8">
      <w:pPr>
        <w:ind w:left="1068"/>
        <w:rPr>
          <w:rFonts w:cs="Arial"/>
        </w:rPr>
      </w:pPr>
    </w:p>
    <w:p w14:paraId="6AC14746" w14:textId="77777777" w:rsidR="005457E8" w:rsidRPr="009300FF" w:rsidRDefault="005457E8" w:rsidP="005457E8">
      <w:pPr>
        <w:ind w:left="1068"/>
        <w:rPr>
          <w:rFonts w:cs="Arial"/>
        </w:rPr>
      </w:pPr>
    </w:p>
    <w:p w14:paraId="13D832E6" w14:textId="77777777" w:rsidR="005457E8" w:rsidRPr="009300FF" w:rsidRDefault="005457E8" w:rsidP="005457E8">
      <w:pPr>
        <w:ind w:left="1068"/>
        <w:rPr>
          <w:rFonts w:cs="Arial"/>
        </w:rPr>
      </w:pPr>
    </w:p>
    <w:p w14:paraId="68256C8E" w14:textId="77777777" w:rsidR="005457E8" w:rsidRPr="009300FF" w:rsidRDefault="005457E8" w:rsidP="005457E8">
      <w:pPr>
        <w:ind w:left="1068"/>
        <w:rPr>
          <w:rFonts w:cs="Arial"/>
        </w:rPr>
      </w:pPr>
    </w:p>
    <w:p w14:paraId="7EC27CF7" w14:textId="77777777" w:rsidR="005457E8" w:rsidRPr="009300FF" w:rsidRDefault="005457E8" w:rsidP="005457E8">
      <w:pPr>
        <w:ind w:left="1068"/>
        <w:rPr>
          <w:rFonts w:cs="Arial"/>
        </w:rPr>
      </w:pPr>
    </w:p>
    <w:p w14:paraId="064119D4" w14:textId="77777777" w:rsidR="005457E8" w:rsidRPr="009300FF" w:rsidRDefault="005457E8" w:rsidP="005457E8">
      <w:pPr>
        <w:ind w:left="1068"/>
        <w:rPr>
          <w:rFonts w:cs="Arial"/>
        </w:rPr>
      </w:pPr>
    </w:p>
    <w:p w14:paraId="0A888481" w14:textId="77777777" w:rsidR="005457E8" w:rsidRPr="009300FF" w:rsidRDefault="005457E8" w:rsidP="005457E8">
      <w:pPr>
        <w:ind w:left="1068"/>
        <w:rPr>
          <w:rFonts w:cs="Arial"/>
        </w:rPr>
      </w:pPr>
    </w:p>
    <w:p w14:paraId="324FFBF7" w14:textId="77777777" w:rsidR="005457E8" w:rsidRPr="009300FF" w:rsidRDefault="005457E8" w:rsidP="005457E8">
      <w:pPr>
        <w:ind w:left="1068"/>
        <w:rPr>
          <w:rFonts w:cs="Arial"/>
        </w:rPr>
      </w:pPr>
    </w:p>
    <w:p w14:paraId="418207ED" w14:textId="77777777" w:rsidR="005457E8" w:rsidRPr="009300FF" w:rsidRDefault="005457E8" w:rsidP="005457E8">
      <w:pPr>
        <w:ind w:left="1068"/>
        <w:rPr>
          <w:rFonts w:cs="Arial"/>
        </w:rPr>
      </w:pPr>
    </w:p>
    <w:p w14:paraId="35DE0B42" w14:textId="6B39E9BD" w:rsidR="005457E8" w:rsidRPr="004066EE" w:rsidRDefault="005457E8" w:rsidP="004066EE">
      <w:pPr>
        <w:pStyle w:val="Heading3"/>
        <w:numPr>
          <w:ilvl w:val="0"/>
          <w:numId w:val="0"/>
        </w:numPr>
      </w:pPr>
    </w:p>
    <w:p w14:paraId="35AA5884" w14:textId="77777777" w:rsidR="005457E8" w:rsidRPr="009300FF" w:rsidRDefault="005457E8" w:rsidP="004066EE">
      <w:pPr>
        <w:rPr>
          <w:rFonts w:cs="Arial"/>
        </w:rPr>
      </w:pPr>
    </w:p>
    <w:p w14:paraId="631289E8" w14:textId="77777777" w:rsidR="005457E8" w:rsidRPr="009300FF" w:rsidRDefault="005457E8" w:rsidP="005457E8">
      <w:pPr>
        <w:ind w:left="360" w:firstLine="708"/>
        <w:rPr>
          <w:rFonts w:cs="Arial"/>
        </w:rPr>
      </w:pPr>
    </w:p>
    <w:p w14:paraId="7BE2A36E" w14:textId="71FCA2CA" w:rsidR="009F43F0" w:rsidRPr="009F43F0" w:rsidRDefault="005457E8" w:rsidP="009F43F0">
      <w:pPr>
        <w:pStyle w:val="Heading3"/>
        <w:numPr>
          <w:ilvl w:val="0"/>
          <w:numId w:val="13"/>
        </w:numPr>
      </w:pPr>
      <w:bookmarkStart w:id="74" w:name="_Toc291709835"/>
      <w:r w:rsidRPr="009300FF">
        <w:t xml:space="preserve">ENVIAR MENSAGEM </w:t>
      </w:r>
      <w:bookmarkEnd w:id="74"/>
      <w:r w:rsidR="009F43F0">
        <w:t>ENTRE CLIENTES</w:t>
      </w:r>
    </w:p>
    <w:p w14:paraId="40A4B6AF" w14:textId="77777777" w:rsidR="009F43F0" w:rsidRDefault="009F43F0" w:rsidP="00D840B7">
      <w:pPr>
        <w:ind w:left="360" w:firstLine="708"/>
        <w:rPr>
          <w:rFonts w:cs="Arial"/>
        </w:rPr>
      </w:pPr>
    </w:p>
    <w:p w14:paraId="0E77A017" w14:textId="0018FA93" w:rsidR="005457E8" w:rsidRPr="009300FF" w:rsidRDefault="009F43F0" w:rsidP="009F43F0">
      <w:pPr>
        <w:ind w:left="360" w:firstLine="708"/>
        <w:rPr>
          <w:rFonts w:cs="Arial"/>
        </w:rPr>
      </w:pPr>
      <w:r>
        <w:rPr>
          <w:rFonts w:cs="Arial"/>
          <w:noProof/>
          <w:lang w:val="en-US" w:eastAsia="en-US"/>
        </w:rPr>
        <w:lastRenderedPageBreak/>
        <w:drawing>
          <wp:inline distT="0" distB="0" distL="0" distR="0" wp14:anchorId="35EE5867" wp14:editId="1FC8F819">
            <wp:extent cx="4236645" cy="3378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m.png"/>
                    <pic:cNvPicPr/>
                  </pic:nvPicPr>
                  <pic:blipFill>
                    <a:blip r:embed="rId26">
                      <a:extLst>
                        <a:ext uri="{28A0092B-C50C-407E-A947-70E740481C1C}">
                          <a14:useLocalDpi xmlns:a14="http://schemas.microsoft.com/office/drawing/2010/main" val="0"/>
                        </a:ext>
                      </a:extLst>
                    </a:blip>
                    <a:stretch>
                      <a:fillRect/>
                    </a:stretch>
                  </pic:blipFill>
                  <pic:spPr>
                    <a:xfrm>
                      <a:off x="0" y="0"/>
                      <a:ext cx="4240358" cy="3381161"/>
                    </a:xfrm>
                    <a:prstGeom prst="rect">
                      <a:avLst/>
                    </a:prstGeom>
                  </pic:spPr>
                </pic:pic>
              </a:graphicData>
            </a:graphic>
          </wp:inline>
        </w:drawing>
      </w:r>
    </w:p>
    <w:p w14:paraId="1E453AAB" w14:textId="77777777" w:rsidR="005457E8" w:rsidRDefault="005457E8" w:rsidP="005457E8">
      <w:pPr>
        <w:ind w:left="1788"/>
        <w:rPr>
          <w:rFonts w:cs="Arial"/>
        </w:rPr>
      </w:pPr>
    </w:p>
    <w:p w14:paraId="4418CD24" w14:textId="77777777" w:rsidR="009F43F0" w:rsidRDefault="009F43F0" w:rsidP="005457E8">
      <w:pPr>
        <w:ind w:left="1788"/>
        <w:rPr>
          <w:rFonts w:cs="Arial"/>
        </w:rPr>
      </w:pPr>
    </w:p>
    <w:p w14:paraId="0682BF90" w14:textId="77777777" w:rsidR="009F43F0" w:rsidRDefault="009F43F0" w:rsidP="005457E8">
      <w:pPr>
        <w:ind w:left="1788"/>
        <w:rPr>
          <w:rFonts w:cs="Arial"/>
        </w:rPr>
      </w:pPr>
    </w:p>
    <w:p w14:paraId="60FBB6DA" w14:textId="77777777" w:rsidR="009F43F0" w:rsidRDefault="009F43F0" w:rsidP="005457E8">
      <w:pPr>
        <w:ind w:left="1788"/>
        <w:rPr>
          <w:rFonts w:cs="Arial"/>
        </w:rPr>
      </w:pPr>
    </w:p>
    <w:p w14:paraId="33A2A43C" w14:textId="77777777" w:rsidR="009F43F0" w:rsidRDefault="009F43F0" w:rsidP="005457E8">
      <w:pPr>
        <w:ind w:left="1788"/>
        <w:rPr>
          <w:rFonts w:cs="Arial"/>
        </w:rPr>
      </w:pPr>
    </w:p>
    <w:p w14:paraId="01835FE0" w14:textId="77777777" w:rsidR="009F43F0" w:rsidRDefault="009F43F0" w:rsidP="005457E8">
      <w:pPr>
        <w:ind w:left="1788"/>
        <w:rPr>
          <w:rFonts w:cs="Arial"/>
        </w:rPr>
      </w:pPr>
    </w:p>
    <w:p w14:paraId="2801D231" w14:textId="77777777" w:rsidR="009F43F0" w:rsidRDefault="009F43F0" w:rsidP="005457E8">
      <w:pPr>
        <w:ind w:left="1788"/>
        <w:rPr>
          <w:rFonts w:cs="Arial"/>
        </w:rPr>
      </w:pPr>
    </w:p>
    <w:p w14:paraId="68E97605" w14:textId="77777777" w:rsidR="009F43F0" w:rsidRDefault="009F43F0" w:rsidP="005457E8">
      <w:pPr>
        <w:ind w:left="1788"/>
        <w:rPr>
          <w:rFonts w:cs="Arial"/>
        </w:rPr>
      </w:pPr>
    </w:p>
    <w:p w14:paraId="5F618973" w14:textId="77777777" w:rsidR="009F43F0" w:rsidRDefault="009F43F0" w:rsidP="005457E8">
      <w:pPr>
        <w:ind w:left="1788"/>
        <w:rPr>
          <w:rFonts w:cs="Arial"/>
        </w:rPr>
      </w:pPr>
    </w:p>
    <w:p w14:paraId="3BE2EB07" w14:textId="77777777" w:rsidR="009F43F0" w:rsidRDefault="009F43F0" w:rsidP="005457E8">
      <w:pPr>
        <w:ind w:left="1788"/>
        <w:rPr>
          <w:rFonts w:cs="Arial"/>
        </w:rPr>
      </w:pPr>
    </w:p>
    <w:p w14:paraId="2DD250F3" w14:textId="77777777" w:rsidR="00CB3537" w:rsidRDefault="00CB3537" w:rsidP="005457E8">
      <w:pPr>
        <w:ind w:left="1788"/>
        <w:rPr>
          <w:rFonts w:cs="Arial"/>
        </w:rPr>
      </w:pPr>
    </w:p>
    <w:p w14:paraId="78784CC5" w14:textId="77777777" w:rsidR="00CB3537" w:rsidRDefault="00CB3537" w:rsidP="005457E8">
      <w:pPr>
        <w:ind w:left="1788"/>
        <w:rPr>
          <w:rFonts w:cs="Arial"/>
        </w:rPr>
      </w:pPr>
    </w:p>
    <w:p w14:paraId="3A26213F" w14:textId="77777777" w:rsidR="00CB3537" w:rsidRDefault="00CB3537" w:rsidP="005457E8">
      <w:pPr>
        <w:ind w:left="1788"/>
        <w:rPr>
          <w:rFonts w:cs="Arial"/>
        </w:rPr>
      </w:pPr>
    </w:p>
    <w:p w14:paraId="0B5F34C0" w14:textId="77777777" w:rsidR="009F43F0" w:rsidRDefault="009F43F0" w:rsidP="005457E8">
      <w:pPr>
        <w:ind w:left="1788"/>
        <w:rPr>
          <w:rFonts w:cs="Arial"/>
        </w:rPr>
      </w:pPr>
    </w:p>
    <w:p w14:paraId="5E776EFB" w14:textId="77777777" w:rsidR="009F43F0" w:rsidRPr="009300FF" w:rsidRDefault="009F43F0" w:rsidP="005457E8">
      <w:pPr>
        <w:ind w:left="1788"/>
        <w:rPr>
          <w:rFonts w:cs="Arial"/>
        </w:rPr>
      </w:pPr>
    </w:p>
    <w:p w14:paraId="60E88152" w14:textId="77777777" w:rsidR="00BD03B6" w:rsidRDefault="00BD03B6" w:rsidP="005457E8">
      <w:pPr>
        <w:pStyle w:val="Heading3"/>
        <w:numPr>
          <w:ilvl w:val="0"/>
          <w:numId w:val="13"/>
        </w:numPr>
      </w:pPr>
      <w:bookmarkStart w:id="75" w:name="_Toc291709836"/>
      <w:r>
        <w:lastRenderedPageBreak/>
        <w:t>AVALIAÇÕES DOS USUÁRIOS</w:t>
      </w:r>
      <w:bookmarkEnd w:id="75"/>
    </w:p>
    <w:p w14:paraId="05D9F6ED" w14:textId="77777777" w:rsidR="00360DFA" w:rsidRDefault="00360DFA" w:rsidP="00BD03B6">
      <w:pPr>
        <w:jc w:val="center"/>
      </w:pPr>
    </w:p>
    <w:p w14:paraId="15E283E5" w14:textId="77777777" w:rsidR="00360DFA" w:rsidRDefault="00360DFA" w:rsidP="00BD03B6">
      <w:pPr>
        <w:jc w:val="center"/>
      </w:pPr>
    </w:p>
    <w:p w14:paraId="2DEA9899" w14:textId="77777777" w:rsidR="00360DFA" w:rsidRDefault="00360DFA" w:rsidP="00BD03B6">
      <w:pPr>
        <w:jc w:val="center"/>
      </w:pPr>
    </w:p>
    <w:p w14:paraId="1BECE619" w14:textId="65F94FD6" w:rsidR="00360DFA" w:rsidRDefault="009F101A" w:rsidP="00BD03B6">
      <w:pPr>
        <w:jc w:val="center"/>
      </w:pPr>
      <w:r>
        <w:rPr>
          <w:noProof/>
          <w:lang w:val="en-US" w:eastAsia="en-US"/>
        </w:rPr>
        <w:drawing>
          <wp:inline distT="0" distB="0" distL="0" distR="0" wp14:anchorId="2878BE47" wp14:editId="3B287519">
            <wp:extent cx="3683000" cy="375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40.17.png"/>
                    <pic:cNvPicPr/>
                  </pic:nvPicPr>
                  <pic:blipFill>
                    <a:blip r:embed="rId27">
                      <a:extLst>
                        <a:ext uri="{28A0092B-C50C-407E-A947-70E740481C1C}">
                          <a14:useLocalDpi xmlns:a14="http://schemas.microsoft.com/office/drawing/2010/main" val="0"/>
                        </a:ext>
                      </a:extLst>
                    </a:blip>
                    <a:stretch>
                      <a:fillRect/>
                    </a:stretch>
                  </pic:blipFill>
                  <pic:spPr>
                    <a:xfrm>
                      <a:off x="0" y="0"/>
                      <a:ext cx="3683000" cy="3759200"/>
                    </a:xfrm>
                    <a:prstGeom prst="rect">
                      <a:avLst/>
                    </a:prstGeom>
                  </pic:spPr>
                </pic:pic>
              </a:graphicData>
            </a:graphic>
          </wp:inline>
        </w:drawing>
      </w:r>
    </w:p>
    <w:p w14:paraId="501805A0" w14:textId="77777777" w:rsidR="00360DFA" w:rsidRDefault="00360DFA" w:rsidP="00BD03B6">
      <w:pPr>
        <w:jc w:val="center"/>
      </w:pPr>
    </w:p>
    <w:p w14:paraId="52B60067" w14:textId="387F2FE5" w:rsidR="00BD03B6" w:rsidRPr="00BD03B6" w:rsidRDefault="00BD03B6" w:rsidP="00BD03B6">
      <w:pPr>
        <w:jc w:val="center"/>
      </w:pPr>
    </w:p>
    <w:p w14:paraId="33BB659D" w14:textId="77777777" w:rsidR="00360DFA" w:rsidRDefault="00360DFA" w:rsidP="00360DFA">
      <w:pPr>
        <w:pStyle w:val="Heading3"/>
        <w:numPr>
          <w:ilvl w:val="0"/>
          <w:numId w:val="0"/>
        </w:numPr>
        <w:ind w:left="720"/>
      </w:pPr>
      <w:bookmarkStart w:id="76" w:name="_Toc291709837"/>
    </w:p>
    <w:p w14:paraId="51F31115" w14:textId="77777777" w:rsidR="00360DFA" w:rsidRDefault="00360DFA" w:rsidP="00360DFA"/>
    <w:p w14:paraId="74E33AB4" w14:textId="77777777" w:rsidR="00360DFA" w:rsidRDefault="00360DFA" w:rsidP="00360DFA"/>
    <w:p w14:paraId="5AB5DEEC" w14:textId="77777777" w:rsidR="009670BD" w:rsidRDefault="009670BD" w:rsidP="00360DFA"/>
    <w:p w14:paraId="0E35EE96" w14:textId="77777777" w:rsidR="009670BD" w:rsidRDefault="009670BD" w:rsidP="00360DFA"/>
    <w:p w14:paraId="460EA4B8" w14:textId="77777777" w:rsidR="009670BD" w:rsidRDefault="009670BD" w:rsidP="00360DFA"/>
    <w:p w14:paraId="3AD1F179" w14:textId="77777777" w:rsidR="009670BD" w:rsidRDefault="009670BD" w:rsidP="00360DFA"/>
    <w:p w14:paraId="23298580" w14:textId="77777777" w:rsidR="009670BD" w:rsidRDefault="009670BD" w:rsidP="00360DFA"/>
    <w:p w14:paraId="0AF3517A" w14:textId="77777777" w:rsidR="009670BD" w:rsidRDefault="009670BD" w:rsidP="00360DFA"/>
    <w:p w14:paraId="33895DDC" w14:textId="77777777" w:rsidR="009670BD" w:rsidRPr="00360DFA" w:rsidRDefault="009670BD" w:rsidP="00360DFA"/>
    <w:bookmarkEnd w:id="76"/>
    <w:p w14:paraId="3AFE899D" w14:textId="1553CC46" w:rsidR="00360DFA" w:rsidRDefault="009670BD" w:rsidP="009F43F0">
      <w:pPr>
        <w:pStyle w:val="Heading3"/>
        <w:numPr>
          <w:ilvl w:val="0"/>
          <w:numId w:val="13"/>
        </w:numPr>
      </w:pPr>
      <w:r>
        <w:t>CONFIGURAR OPÇÕES DO SISTEMA</w:t>
      </w:r>
    </w:p>
    <w:p w14:paraId="51F215B0" w14:textId="4AD0579F" w:rsidR="00360DFA" w:rsidRDefault="007F28BA" w:rsidP="00BD03B6">
      <w:pPr>
        <w:jc w:val="center"/>
      </w:pPr>
      <w:r>
        <w:rPr>
          <w:noProof/>
          <w:lang w:val="en-US" w:eastAsia="en-US"/>
        </w:rPr>
        <w:drawing>
          <wp:anchor distT="0" distB="0" distL="114300" distR="114300" simplePos="0" relativeHeight="251659264" behindDoc="0" locked="0" layoutInCell="1" allowOverlap="1" wp14:anchorId="3C233F61" wp14:editId="232CC921">
            <wp:simplePos x="0" y="0"/>
            <wp:positionH relativeFrom="column">
              <wp:posOffset>-1080135</wp:posOffset>
            </wp:positionH>
            <wp:positionV relativeFrom="paragraph">
              <wp:posOffset>209550</wp:posOffset>
            </wp:positionV>
            <wp:extent cx="3520440" cy="32207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5-05-21 às 21.29.27.png" descr="movie::file://localhost/Users/lukete/Desktop/Captura%20de%20Tela%202015-05-21%20a%CC%80s%2021.29.27.png"/>
                    <pic:cNvPicPr/>
                  </pic:nvPicPr>
                  <pic:blipFill>
                    <a:blip r:embed="rId28">
                      <a:extLst>
                        <a:ext uri="{28A0092B-C50C-407E-A947-70E740481C1C}">
                          <a14:useLocalDpi xmlns:a14="http://schemas.microsoft.com/office/drawing/2010/main" val="0"/>
                        </a:ext>
                      </a:extLst>
                    </a:blip>
                    <a:stretch>
                      <a:fillRect/>
                    </a:stretch>
                  </pic:blipFill>
                  <pic:spPr>
                    <a:xfrm>
                      <a:off x="0" y="0"/>
                      <a:ext cx="3520440" cy="3220720"/>
                    </a:xfrm>
                    <a:prstGeom prst="rect">
                      <a:avLst/>
                    </a:prstGeom>
                  </pic:spPr>
                </pic:pic>
              </a:graphicData>
            </a:graphic>
            <wp14:sizeRelH relativeFrom="margin">
              <wp14:pctWidth>0</wp14:pctWidth>
            </wp14:sizeRelH>
            <wp14:sizeRelV relativeFrom="margin">
              <wp14:pctHeight>0</wp14:pctHeight>
            </wp14:sizeRelV>
          </wp:anchor>
        </w:drawing>
      </w:r>
    </w:p>
    <w:p w14:paraId="777DAA9C" w14:textId="7B9A6FEB" w:rsidR="00BD03B6" w:rsidRPr="00BD03B6" w:rsidRDefault="00BD03B6" w:rsidP="00BD03B6">
      <w:pPr>
        <w:jc w:val="center"/>
      </w:pPr>
    </w:p>
    <w:p w14:paraId="16511197" w14:textId="77777777" w:rsidR="00360DFA" w:rsidRDefault="00360DFA" w:rsidP="00360DFA">
      <w:pPr>
        <w:pStyle w:val="Heading3"/>
        <w:numPr>
          <w:ilvl w:val="0"/>
          <w:numId w:val="0"/>
        </w:numPr>
        <w:ind w:left="720"/>
      </w:pPr>
      <w:bookmarkStart w:id="77" w:name="_Toc291709838"/>
    </w:p>
    <w:p w14:paraId="1121562B" w14:textId="77777777" w:rsidR="00360DFA" w:rsidRDefault="00360DFA" w:rsidP="00360DFA"/>
    <w:p w14:paraId="46F35DB4" w14:textId="77777777" w:rsidR="00360DFA" w:rsidRDefault="00360DFA" w:rsidP="00360DFA"/>
    <w:p w14:paraId="015E9112" w14:textId="77777777" w:rsidR="00360DFA" w:rsidRDefault="00360DFA" w:rsidP="00360DFA"/>
    <w:p w14:paraId="23F00861" w14:textId="77777777" w:rsidR="00360DFA" w:rsidRDefault="00360DFA" w:rsidP="00360DFA"/>
    <w:p w14:paraId="0551B297" w14:textId="77777777" w:rsidR="009F43F0" w:rsidRDefault="009F43F0" w:rsidP="00360DFA"/>
    <w:p w14:paraId="2A3CF45E" w14:textId="77777777" w:rsidR="009F43F0" w:rsidRDefault="009F43F0" w:rsidP="00360DFA"/>
    <w:p w14:paraId="0D238C4D" w14:textId="77777777" w:rsidR="001F3BD3" w:rsidRDefault="001F3BD3" w:rsidP="00360DFA"/>
    <w:p w14:paraId="27CA176D" w14:textId="77777777" w:rsidR="001F3BD3" w:rsidRDefault="001F3BD3" w:rsidP="00360DFA"/>
    <w:p w14:paraId="0EF185F2" w14:textId="77777777" w:rsidR="001F3BD3" w:rsidRDefault="001F3BD3" w:rsidP="00360DFA"/>
    <w:p w14:paraId="62AC441E" w14:textId="77777777" w:rsidR="001F3BD3" w:rsidRDefault="001F3BD3" w:rsidP="00360DFA"/>
    <w:p w14:paraId="05BE1D60" w14:textId="77777777" w:rsidR="001F3BD3" w:rsidRPr="00360DFA" w:rsidRDefault="001F3BD3" w:rsidP="00360DFA"/>
    <w:p w14:paraId="2B071623" w14:textId="2752FB28" w:rsidR="005457E8" w:rsidRDefault="005457E8" w:rsidP="00360DFA">
      <w:pPr>
        <w:pStyle w:val="Heading3"/>
        <w:numPr>
          <w:ilvl w:val="0"/>
          <w:numId w:val="13"/>
        </w:numPr>
      </w:pPr>
      <w:r w:rsidRPr="009300FF">
        <w:t xml:space="preserve">MANTER </w:t>
      </w:r>
      <w:bookmarkEnd w:id="77"/>
      <w:r w:rsidR="009F43F0">
        <w:t>ITENS A ENVIAR</w:t>
      </w:r>
    </w:p>
    <w:p w14:paraId="49E9131B" w14:textId="0AF01411" w:rsidR="005457E8" w:rsidRDefault="009F43F0" w:rsidP="00160462">
      <w:pPr>
        <w:jc w:val="center"/>
      </w:pPr>
      <w:r>
        <w:rPr>
          <w:noProof/>
          <w:lang w:val="en-US" w:eastAsia="en-US"/>
        </w:rPr>
        <w:lastRenderedPageBreak/>
        <w:drawing>
          <wp:inline distT="0" distB="0" distL="0" distR="0" wp14:anchorId="373E768A" wp14:editId="725665F8">
            <wp:extent cx="3867150" cy="37528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Enviar.png"/>
                    <pic:cNvPicPr/>
                  </pic:nvPicPr>
                  <pic:blipFill>
                    <a:blip r:embed="rId29">
                      <a:extLst>
                        <a:ext uri="{28A0092B-C50C-407E-A947-70E740481C1C}">
                          <a14:useLocalDpi xmlns:a14="http://schemas.microsoft.com/office/drawing/2010/main" val="0"/>
                        </a:ext>
                      </a:extLst>
                    </a:blip>
                    <a:stretch>
                      <a:fillRect/>
                    </a:stretch>
                  </pic:blipFill>
                  <pic:spPr>
                    <a:xfrm>
                      <a:off x="0" y="0"/>
                      <a:ext cx="3867150" cy="3752850"/>
                    </a:xfrm>
                    <a:prstGeom prst="rect">
                      <a:avLst/>
                    </a:prstGeom>
                  </pic:spPr>
                </pic:pic>
              </a:graphicData>
            </a:graphic>
          </wp:inline>
        </w:drawing>
      </w:r>
    </w:p>
    <w:p w14:paraId="0D8EDD36" w14:textId="22044105" w:rsidR="005457E8" w:rsidRDefault="005457E8" w:rsidP="005457E8"/>
    <w:p w14:paraId="3CC91165" w14:textId="77777777" w:rsidR="005457E8" w:rsidRDefault="005457E8" w:rsidP="005457E8">
      <w:pPr>
        <w:pStyle w:val="Heading1"/>
        <w:numPr>
          <w:ilvl w:val="0"/>
          <w:numId w:val="0"/>
        </w:numPr>
        <w:ind w:left="1416"/>
      </w:pPr>
    </w:p>
    <w:p w14:paraId="08AD330D" w14:textId="77777777" w:rsidR="005457E8" w:rsidRDefault="005457E8" w:rsidP="005457E8">
      <w:pPr>
        <w:pStyle w:val="Heading1"/>
        <w:numPr>
          <w:ilvl w:val="0"/>
          <w:numId w:val="0"/>
        </w:numPr>
        <w:ind w:left="360"/>
      </w:pPr>
      <w:r>
        <w:t xml:space="preserve"> </w:t>
      </w:r>
    </w:p>
    <w:p w14:paraId="6C9869B4" w14:textId="77777777" w:rsidR="001D41F7" w:rsidRDefault="001D41F7" w:rsidP="001D41F7"/>
    <w:p w14:paraId="2E1C1CDF" w14:textId="77777777" w:rsidR="001D41F7" w:rsidRDefault="001D41F7" w:rsidP="001D41F7"/>
    <w:p w14:paraId="078C61DE" w14:textId="77777777" w:rsidR="001D41F7" w:rsidRDefault="001D41F7" w:rsidP="001D41F7"/>
    <w:p w14:paraId="2F9346BC" w14:textId="77777777" w:rsidR="001D41F7" w:rsidRDefault="001D41F7" w:rsidP="001D41F7"/>
    <w:p w14:paraId="400D5FE8" w14:textId="77777777" w:rsidR="001D41F7" w:rsidRDefault="001D41F7" w:rsidP="001D41F7"/>
    <w:p w14:paraId="5C25174E" w14:textId="77777777" w:rsidR="001D41F7" w:rsidRDefault="001D41F7" w:rsidP="001D41F7"/>
    <w:p w14:paraId="7A4C5CD7" w14:textId="77777777" w:rsidR="009F43F0" w:rsidRDefault="009F43F0" w:rsidP="009F43F0"/>
    <w:p w14:paraId="158BC13E" w14:textId="77777777" w:rsidR="009F43F0" w:rsidRDefault="009F43F0" w:rsidP="009F43F0"/>
    <w:p w14:paraId="5E929984" w14:textId="77777777" w:rsidR="009F43F0" w:rsidRDefault="009F43F0" w:rsidP="009F43F0"/>
    <w:p w14:paraId="786CCF19" w14:textId="45A809EA" w:rsidR="002E6734" w:rsidRDefault="002E6734" w:rsidP="002E6734">
      <w:pPr>
        <w:pStyle w:val="ListParagraph"/>
        <w:numPr>
          <w:ilvl w:val="0"/>
          <w:numId w:val="29"/>
        </w:numPr>
        <w:rPr>
          <w:rFonts w:cs="Arial"/>
          <w:b/>
          <w:bCs/>
          <w:caps/>
          <w:sz w:val="28"/>
        </w:rPr>
      </w:pPr>
      <w:r w:rsidRPr="002E6734">
        <w:rPr>
          <w:rFonts w:cs="Arial"/>
          <w:b/>
          <w:bCs/>
          <w:caps/>
          <w:sz w:val="28"/>
        </w:rPr>
        <w:t>DIAGRAMA DE SEQUÊNCIA</w:t>
      </w:r>
    </w:p>
    <w:p w14:paraId="124A92DC" w14:textId="2EA03CD7" w:rsidR="00D5342C" w:rsidRDefault="00D5342C" w:rsidP="00D5342C">
      <w:pPr>
        <w:pStyle w:val="Heading3"/>
        <w:numPr>
          <w:ilvl w:val="0"/>
          <w:numId w:val="0"/>
        </w:numPr>
        <w:ind w:firstLine="360"/>
      </w:pPr>
      <w:r w:rsidRPr="00D5342C">
        <w:lastRenderedPageBreak/>
        <w:t>Diagrama enviar proposta</w:t>
      </w:r>
    </w:p>
    <w:p w14:paraId="1DC58157" w14:textId="3989B278" w:rsidR="00D5342C" w:rsidRPr="00D5342C" w:rsidRDefault="00D5342C" w:rsidP="00D5342C">
      <w:r>
        <w:rPr>
          <w:noProof/>
          <w:lang w:val="en-US" w:eastAsia="en-US"/>
        </w:rPr>
        <w:drawing>
          <wp:inline distT="0" distB="0" distL="0" distR="0" wp14:anchorId="72906A00" wp14:editId="293F7BFC">
            <wp:extent cx="4219575" cy="2971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ta.png"/>
                    <pic:cNvPicPr/>
                  </pic:nvPicPr>
                  <pic:blipFill>
                    <a:blip r:embed="rId30">
                      <a:extLst>
                        <a:ext uri="{28A0092B-C50C-407E-A947-70E740481C1C}">
                          <a14:useLocalDpi xmlns:a14="http://schemas.microsoft.com/office/drawing/2010/main" val="0"/>
                        </a:ext>
                      </a:extLst>
                    </a:blip>
                    <a:stretch>
                      <a:fillRect/>
                    </a:stretch>
                  </pic:blipFill>
                  <pic:spPr>
                    <a:xfrm>
                      <a:off x="0" y="0"/>
                      <a:ext cx="4219575" cy="2971800"/>
                    </a:xfrm>
                    <a:prstGeom prst="rect">
                      <a:avLst/>
                    </a:prstGeom>
                  </pic:spPr>
                </pic:pic>
              </a:graphicData>
            </a:graphic>
          </wp:inline>
        </w:drawing>
      </w:r>
    </w:p>
    <w:p w14:paraId="2F36E874" w14:textId="77777777" w:rsidR="00D5342C" w:rsidRDefault="00D5342C" w:rsidP="00D5342C">
      <w:pPr>
        <w:rPr>
          <w:b/>
        </w:rPr>
      </w:pPr>
    </w:p>
    <w:p w14:paraId="3C5664C9" w14:textId="1D42911B" w:rsidR="00D5342C" w:rsidRDefault="00D5342C" w:rsidP="00D5342C">
      <w:pPr>
        <w:ind w:firstLine="360"/>
        <w:rPr>
          <w:b/>
        </w:rPr>
      </w:pPr>
      <w:r>
        <w:rPr>
          <w:b/>
        </w:rPr>
        <w:t>Diagrama aprovar negociação</w:t>
      </w:r>
    </w:p>
    <w:p w14:paraId="0384414D" w14:textId="714165C9" w:rsidR="00D5342C" w:rsidRPr="00D5342C" w:rsidRDefault="00D5342C" w:rsidP="00D5342C">
      <w:pPr>
        <w:ind w:firstLine="360"/>
        <w:rPr>
          <w:b/>
        </w:rPr>
      </w:pPr>
      <w:r>
        <w:rPr>
          <w:b/>
          <w:noProof/>
          <w:lang w:val="en-US" w:eastAsia="en-US"/>
        </w:rPr>
        <w:drawing>
          <wp:inline distT="0" distB="0" distL="0" distR="0" wp14:anchorId="74EAB385" wp14:editId="6AF5FDE9">
            <wp:extent cx="4105275" cy="33813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ociacao.png"/>
                    <pic:cNvPicPr/>
                  </pic:nvPicPr>
                  <pic:blipFill>
                    <a:blip r:embed="rId31">
                      <a:extLst>
                        <a:ext uri="{28A0092B-C50C-407E-A947-70E740481C1C}">
                          <a14:useLocalDpi xmlns:a14="http://schemas.microsoft.com/office/drawing/2010/main" val="0"/>
                        </a:ext>
                      </a:extLst>
                    </a:blip>
                    <a:stretch>
                      <a:fillRect/>
                    </a:stretch>
                  </pic:blipFill>
                  <pic:spPr>
                    <a:xfrm>
                      <a:off x="0" y="0"/>
                      <a:ext cx="4105275" cy="3381375"/>
                    </a:xfrm>
                    <a:prstGeom prst="rect">
                      <a:avLst/>
                    </a:prstGeom>
                  </pic:spPr>
                </pic:pic>
              </a:graphicData>
            </a:graphic>
          </wp:inline>
        </w:drawing>
      </w:r>
    </w:p>
    <w:p w14:paraId="4030279C" w14:textId="77777777" w:rsidR="002E6734" w:rsidRPr="009F43F0" w:rsidRDefault="002E6734" w:rsidP="009F43F0"/>
    <w:p w14:paraId="56DA18C5" w14:textId="77777777" w:rsidR="006D301C" w:rsidRDefault="005457E8" w:rsidP="002E6734">
      <w:pPr>
        <w:pStyle w:val="Heading1"/>
        <w:numPr>
          <w:ilvl w:val="0"/>
          <w:numId w:val="29"/>
        </w:numPr>
      </w:pPr>
      <w:bookmarkStart w:id="78" w:name="_Toc291709839"/>
      <w:r>
        <w:t>IMPLEMENTAÇÃO DO SISTEM</w:t>
      </w:r>
      <w:r w:rsidR="006D301C">
        <w:t>A</w:t>
      </w:r>
      <w:bookmarkEnd w:id="78"/>
    </w:p>
    <w:p w14:paraId="07F51503" w14:textId="08D80414" w:rsidR="006D301C" w:rsidRDefault="006D301C" w:rsidP="002E6734">
      <w:pPr>
        <w:pStyle w:val="Heading1"/>
        <w:numPr>
          <w:ilvl w:val="1"/>
          <w:numId w:val="29"/>
        </w:numPr>
      </w:pPr>
      <w:bookmarkStart w:id="79" w:name="_Toc291709840"/>
      <w:r>
        <w:lastRenderedPageBreak/>
        <w:t>DECISÕES DE IMPLEMENTAÇÃO</w:t>
      </w:r>
      <w:bookmarkEnd w:id="79"/>
    </w:p>
    <w:p w14:paraId="6033C697" w14:textId="644D6112" w:rsidR="006D301C" w:rsidRDefault="006D301C" w:rsidP="006D301C">
      <w:pPr>
        <w:rPr>
          <w:rFonts w:cs="Arial"/>
        </w:rPr>
      </w:pPr>
      <w:r>
        <w:rPr>
          <w:rFonts w:cs="Arial"/>
        </w:rPr>
        <w:tab/>
        <w:t>A utilização da ling</w:t>
      </w:r>
      <w:r w:rsidR="007B6123">
        <w:rPr>
          <w:rFonts w:cs="Arial"/>
        </w:rPr>
        <w:t xml:space="preserve">uagem PHP foi escolhida por </w:t>
      </w:r>
      <w:r>
        <w:rPr>
          <w:rFonts w:cs="Arial"/>
        </w:rPr>
        <w:t xml:space="preserve">possuir acesso a diversos bancos de dados, ser </w:t>
      </w:r>
      <w:proofErr w:type="spellStart"/>
      <w:r>
        <w:rPr>
          <w:rFonts w:cs="Arial"/>
        </w:rPr>
        <w:t>multi</w:t>
      </w:r>
      <w:proofErr w:type="spellEnd"/>
      <w:r>
        <w:rPr>
          <w:rFonts w:cs="Arial"/>
        </w:rPr>
        <w:t>-plataforma, de código fonte aberto, robusto e com bom desempenho.</w:t>
      </w:r>
      <w:r w:rsidR="008617D7">
        <w:rPr>
          <w:rFonts w:cs="Arial"/>
        </w:rPr>
        <w:t xml:space="preserve"> Para isto, </w:t>
      </w:r>
      <w:r>
        <w:rPr>
          <w:rFonts w:cs="Arial"/>
        </w:rPr>
        <w:t>precisa</w:t>
      </w:r>
      <w:r w:rsidR="008617D7">
        <w:rPr>
          <w:rFonts w:cs="Arial"/>
        </w:rPr>
        <w:t>re</w:t>
      </w:r>
      <w:r>
        <w:rPr>
          <w:rFonts w:cs="Arial"/>
        </w:rPr>
        <w:t>mos de um servido</w:t>
      </w:r>
      <w:r w:rsidR="00213F5B">
        <w:rPr>
          <w:rFonts w:cs="Arial"/>
        </w:rPr>
        <w:t xml:space="preserve">r web, </w:t>
      </w:r>
      <w:r w:rsidR="006827A0">
        <w:rPr>
          <w:rFonts w:cs="Arial"/>
        </w:rPr>
        <w:t>no qual</w:t>
      </w:r>
      <w:r>
        <w:rPr>
          <w:rFonts w:cs="Arial"/>
        </w:rPr>
        <w:t xml:space="preserve"> será utilizado o XAMPP na versão 1.8.2 que inclui: </w:t>
      </w:r>
      <w:r w:rsidRPr="005F2BCB">
        <w:t xml:space="preserve">Apache </w:t>
      </w:r>
      <w:r>
        <w:t>2.4.9, MySQL 5.5.36</w:t>
      </w:r>
      <w:r w:rsidR="005068C6">
        <w:t xml:space="preserve"> e</w:t>
      </w:r>
      <w:r>
        <w:t xml:space="preserve"> PHP 5.4.27</w:t>
      </w:r>
      <w:r w:rsidR="00213F5B">
        <w:rPr>
          <w:rFonts w:cs="Arial"/>
        </w:rPr>
        <w:t>.</w:t>
      </w:r>
    </w:p>
    <w:p w14:paraId="3D567908" w14:textId="6D498925" w:rsidR="006D301C" w:rsidRDefault="006D301C" w:rsidP="006D301C">
      <w:pPr>
        <w:rPr>
          <w:rFonts w:cs="Arial"/>
        </w:rPr>
      </w:pPr>
      <w:r>
        <w:rPr>
          <w:rFonts w:cs="Arial"/>
        </w:rPr>
        <w:tab/>
        <w:t xml:space="preserve">Para desenvolvimento do código foi escolhido a IDE ECLIPSE, que possui suporte e plug-ins para codificação WEB, além de ser </w:t>
      </w:r>
      <w:proofErr w:type="spellStart"/>
      <w:r>
        <w:rPr>
          <w:rFonts w:cs="Arial"/>
        </w:rPr>
        <w:t>multi</w:t>
      </w:r>
      <w:proofErr w:type="spellEnd"/>
      <w:r>
        <w:rPr>
          <w:rFonts w:cs="Arial"/>
        </w:rPr>
        <w:t>-plataforma</w:t>
      </w:r>
      <w:r w:rsidR="005068C6">
        <w:rPr>
          <w:rFonts w:cs="Arial"/>
        </w:rPr>
        <w:t xml:space="preserve"> </w:t>
      </w:r>
      <w:r>
        <w:rPr>
          <w:rFonts w:cs="Arial"/>
        </w:rPr>
        <w:t>é uma ferramenta gratuita.</w:t>
      </w:r>
    </w:p>
    <w:p w14:paraId="35470EA5" w14:textId="77777777" w:rsidR="001D41F7" w:rsidRDefault="001D41F7" w:rsidP="006D301C">
      <w:pPr>
        <w:rPr>
          <w:rFonts w:cs="Arial"/>
        </w:rPr>
      </w:pPr>
    </w:p>
    <w:p w14:paraId="02099CBF" w14:textId="77777777" w:rsidR="001D41F7" w:rsidRDefault="001D41F7" w:rsidP="006D301C">
      <w:pPr>
        <w:rPr>
          <w:rFonts w:cs="Arial"/>
        </w:rPr>
      </w:pPr>
    </w:p>
    <w:p w14:paraId="45CF05D5" w14:textId="77777777" w:rsidR="001D41F7" w:rsidRDefault="001D41F7" w:rsidP="006D301C">
      <w:pPr>
        <w:rPr>
          <w:rFonts w:cs="Arial"/>
        </w:rPr>
      </w:pPr>
    </w:p>
    <w:p w14:paraId="321F89EF" w14:textId="77777777" w:rsidR="001D41F7" w:rsidRDefault="001D41F7" w:rsidP="006D301C">
      <w:pPr>
        <w:rPr>
          <w:rFonts w:cs="Arial"/>
        </w:rPr>
      </w:pPr>
    </w:p>
    <w:p w14:paraId="7EFB6039" w14:textId="77777777" w:rsidR="001D41F7" w:rsidRDefault="001D41F7" w:rsidP="006D301C">
      <w:pPr>
        <w:rPr>
          <w:rFonts w:cs="Arial"/>
        </w:rPr>
      </w:pPr>
    </w:p>
    <w:p w14:paraId="0CA77913" w14:textId="77777777" w:rsidR="001D41F7" w:rsidRDefault="001D41F7" w:rsidP="006D301C">
      <w:pPr>
        <w:rPr>
          <w:rFonts w:cs="Arial"/>
        </w:rPr>
      </w:pPr>
    </w:p>
    <w:p w14:paraId="0FDC85E1" w14:textId="77777777" w:rsidR="001D41F7" w:rsidRDefault="001D41F7" w:rsidP="006D301C">
      <w:pPr>
        <w:rPr>
          <w:rFonts w:cs="Arial"/>
        </w:rPr>
      </w:pPr>
    </w:p>
    <w:p w14:paraId="1A08B027" w14:textId="77777777" w:rsidR="001D41F7" w:rsidRDefault="001D41F7" w:rsidP="006D301C">
      <w:pPr>
        <w:rPr>
          <w:rFonts w:cs="Arial"/>
        </w:rPr>
      </w:pPr>
    </w:p>
    <w:p w14:paraId="5A5A9079" w14:textId="77777777" w:rsidR="001D41F7" w:rsidRDefault="001D41F7" w:rsidP="006D301C">
      <w:pPr>
        <w:rPr>
          <w:rFonts w:cs="Arial"/>
        </w:rPr>
      </w:pPr>
    </w:p>
    <w:p w14:paraId="5F6556A9" w14:textId="77777777" w:rsidR="001D41F7" w:rsidRDefault="001D41F7" w:rsidP="006D301C">
      <w:pPr>
        <w:rPr>
          <w:rFonts w:cs="Arial"/>
        </w:rPr>
      </w:pPr>
    </w:p>
    <w:p w14:paraId="4DBA7007" w14:textId="77777777" w:rsidR="001D41F7" w:rsidRDefault="001D41F7" w:rsidP="006D301C">
      <w:pPr>
        <w:rPr>
          <w:rFonts w:cs="Arial"/>
        </w:rPr>
      </w:pPr>
    </w:p>
    <w:p w14:paraId="0468A632" w14:textId="77777777" w:rsidR="001D41F7" w:rsidRDefault="001D41F7" w:rsidP="006D301C">
      <w:pPr>
        <w:rPr>
          <w:rFonts w:cs="Arial"/>
        </w:rPr>
      </w:pPr>
    </w:p>
    <w:p w14:paraId="3DBC83FC" w14:textId="77777777" w:rsidR="001D41F7" w:rsidRDefault="001D41F7" w:rsidP="006D301C">
      <w:pPr>
        <w:rPr>
          <w:rFonts w:cs="Arial"/>
        </w:rPr>
      </w:pPr>
    </w:p>
    <w:p w14:paraId="7F6E79D4" w14:textId="77777777" w:rsidR="007B6123" w:rsidRDefault="007B6123" w:rsidP="006D301C">
      <w:pPr>
        <w:rPr>
          <w:rFonts w:cs="Arial"/>
        </w:rPr>
      </w:pPr>
    </w:p>
    <w:p w14:paraId="396DEA25" w14:textId="77777777" w:rsidR="006D301C" w:rsidRDefault="006D301C" w:rsidP="006D301C"/>
    <w:p w14:paraId="48BC56CC" w14:textId="0239D0A9" w:rsidR="00F00B50" w:rsidRDefault="00F00B50" w:rsidP="003926E1">
      <w:pPr>
        <w:pStyle w:val="Heading1"/>
        <w:numPr>
          <w:ilvl w:val="1"/>
          <w:numId w:val="29"/>
        </w:numPr>
      </w:pPr>
      <w:bookmarkStart w:id="80" w:name="_Toc291709841"/>
      <w:r>
        <w:t>TELAS DO SISTEMA</w:t>
      </w:r>
      <w:bookmarkEnd w:id="80"/>
    </w:p>
    <w:p w14:paraId="7C5AA347" w14:textId="3C83076B" w:rsidR="00C12C3D" w:rsidRDefault="00C12C3D" w:rsidP="003926E1">
      <w:pPr>
        <w:pStyle w:val="Heading1"/>
        <w:numPr>
          <w:ilvl w:val="2"/>
          <w:numId w:val="29"/>
        </w:numPr>
      </w:pPr>
      <w:bookmarkStart w:id="81" w:name="_Toc291709842"/>
      <w:r>
        <w:lastRenderedPageBreak/>
        <w:t>TELA DE CONHEÇA</w:t>
      </w:r>
      <w:bookmarkEnd w:id="81"/>
    </w:p>
    <w:p w14:paraId="3C36CC76" w14:textId="77777777" w:rsidR="00C12C3D" w:rsidRDefault="00C12C3D" w:rsidP="00C12C3D">
      <w:pPr>
        <w:pStyle w:val="Heading1"/>
        <w:numPr>
          <w:ilvl w:val="0"/>
          <w:numId w:val="0"/>
        </w:numPr>
        <w:ind w:left="360" w:hanging="360"/>
      </w:pPr>
      <w:r>
        <w:rPr>
          <w:noProof/>
          <w:lang w:val="en-US" w:eastAsia="en-US"/>
        </w:rPr>
        <w:drawing>
          <wp:inline distT="0" distB="0" distL="0" distR="0" wp14:anchorId="502D28F0" wp14:editId="6F885F05">
            <wp:extent cx="5760085" cy="3214996"/>
            <wp:effectExtent l="0" t="0" r="5715" b="1143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14996"/>
                    </a:xfrm>
                    <a:prstGeom prst="rect">
                      <a:avLst/>
                    </a:prstGeom>
                    <a:noFill/>
                    <a:ln>
                      <a:noFill/>
                    </a:ln>
                  </pic:spPr>
                </pic:pic>
              </a:graphicData>
            </a:graphic>
          </wp:inline>
        </w:drawing>
      </w:r>
    </w:p>
    <w:p w14:paraId="1D4E937A" w14:textId="77777777" w:rsidR="00C12C3D" w:rsidRDefault="00C12C3D" w:rsidP="00C12C3D">
      <w:pPr>
        <w:pStyle w:val="Heading1"/>
        <w:numPr>
          <w:ilvl w:val="0"/>
          <w:numId w:val="0"/>
        </w:numPr>
        <w:ind w:left="360" w:hanging="360"/>
      </w:pPr>
      <w:r>
        <w:rPr>
          <w:noProof/>
          <w:lang w:val="en-US" w:eastAsia="en-US"/>
        </w:rPr>
        <w:drawing>
          <wp:inline distT="0" distB="0" distL="0" distR="0" wp14:anchorId="5DB228DE" wp14:editId="16D6B5C7">
            <wp:extent cx="5760085" cy="3256649"/>
            <wp:effectExtent l="0" t="0" r="571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256649"/>
                    </a:xfrm>
                    <a:prstGeom prst="rect">
                      <a:avLst/>
                    </a:prstGeom>
                    <a:noFill/>
                    <a:ln>
                      <a:noFill/>
                    </a:ln>
                  </pic:spPr>
                </pic:pic>
              </a:graphicData>
            </a:graphic>
          </wp:inline>
        </w:drawing>
      </w:r>
    </w:p>
    <w:p w14:paraId="6A7C632B" w14:textId="77777777" w:rsidR="00C12C3D" w:rsidRDefault="00C12C3D" w:rsidP="00C12C3D">
      <w:pPr>
        <w:pStyle w:val="Heading1"/>
        <w:numPr>
          <w:ilvl w:val="0"/>
          <w:numId w:val="0"/>
        </w:numPr>
        <w:ind w:left="360" w:hanging="360"/>
      </w:pPr>
      <w:r>
        <w:rPr>
          <w:noProof/>
          <w:lang w:val="en-US" w:eastAsia="en-US"/>
        </w:rPr>
        <w:lastRenderedPageBreak/>
        <w:drawing>
          <wp:inline distT="0" distB="0" distL="0" distR="0" wp14:anchorId="460840B3" wp14:editId="45A6EFB7">
            <wp:extent cx="5760085" cy="3259735"/>
            <wp:effectExtent l="0" t="0" r="5715"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259735"/>
                    </a:xfrm>
                    <a:prstGeom prst="rect">
                      <a:avLst/>
                    </a:prstGeom>
                    <a:noFill/>
                    <a:ln>
                      <a:noFill/>
                    </a:ln>
                  </pic:spPr>
                </pic:pic>
              </a:graphicData>
            </a:graphic>
          </wp:inline>
        </w:drawing>
      </w:r>
    </w:p>
    <w:p w14:paraId="40F55D23" w14:textId="77777777" w:rsidR="00C12C3D" w:rsidRDefault="00C12C3D" w:rsidP="00C12C3D">
      <w:pPr>
        <w:pStyle w:val="Heading1"/>
        <w:numPr>
          <w:ilvl w:val="0"/>
          <w:numId w:val="0"/>
        </w:numPr>
        <w:ind w:left="360" w:hanging="360"/>
      </w:pPr>
      <w:r>
        <w:rPr>
          <w:noProof/>
          <w:lang w:val="en-US" w:eastAsia="en-US"/>
        </w:rPr>
        <w:drawing>
          <wp:inline distT="0" distB="0" distL="0" distR="0" wp14:anchorId="30470D68" wp14:editId="30DA2506">
            <wp:extent cx="5760085" cy="1032249"/>
            <wp:effectExtent l="0" t="0" r="5715" b="952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032249"/>
                    </a:xfrm>
                    <a:prstGeom prst="rect">
                      <a:avLst/>
                    </a:prstGeom>
                    <a:noFill/>
                    <a:ln>
                      <a:noFill/>
                    </a:ln>
                  </pic:spPr>
                </pic:pic>
              </a:graphicData>
            </a:graphic>
          </wp:inline>
        </w:drawing>
      </w:r>
      <w:r w:rsidR="00B91230">
        <w:tab/>
      </w:r>
      <w:r w:rsidR="00B91230">
        <w:tab/>
      </w:r>
    </w:p>
    <w:p w14:paraId="2002CC80" w14:textId="77777777" w:rsidR="00B91230" w:rsidRDefault="00B91230" w:rsidP="00B91230">
      <w:pPr>
        <w:ind w:left="360" w:firstLine="348"/>
      </w:pPr>
      <w:r>
        <w:t xml:space="preserve">Nesta tela o usuário pode conhecer melhor como é o funcionamento do sistema </w:t>
      </w:r>
      <w:proofErr w:type="spellStart"/>
      <w:r>
        <w:t>PegaPraMim</w:t>
      </w:r>
      <w:proofErr w:type="spellEnd"/>
      <w:r>
        <w:t>, também é possível se cadastrar na newsletter para receber novidades sobre o lançamento do sistema. Há a opção de entrar no sistema, no qual o usuário passa a realizar seu cadastro.</w:t>
      </w:r>
    </w:p>
    <w:p w14:paraId="266C1A9A" w14:textId="77777777" w:rsidR="00B91230" w:rsidRDefault="00B91230" w:rsidP="00B91230"/>
    <w:p w14:paraId="7E99899C" w14:textId="77777777" w:rsidR="003C1C61" w:rsidRDefault="003C1C61" w:rsidP="00B91230"/>
    <w:p w14:paraId="634122BA" w14:textId="77777777" w:rsidR="003C1C61" w:rsidRDefault="003C1C61" w:rsidP="00B91230"/>
    <w:p w14:paraId="54DE198D" w14:textId="77777777" w:rsidR="003C1C61" w:rsidRDefault="003C1C61" w:rsidP="00B91230"/>
    <w:p w14:paraId="67872A36" w14:textId="77777777" w:rsidR="003C1C61" w:rsidRDefault="003C1C61" w:rsidP="00B91230"/>
    <w:p w14:paraId="476B3A59" w14:textId="77777777" w:rsidR="003C1C61" w:rsidRPr="00B91230" w:rsidRDefault="003C1C61" w:rsidP="00B91230"/>
    <w:p w14:paraId="1C454018" w14:textId="77777777" w:rsidR="00F00B50" w:rsidRDefault="00F00B50" w:rsidP="003926E1">
      <w:pPr>
        <w:pStyle w:val="Heading1"/>
        <w:numPr>
          <w:ilvl w:val="0"/>
          <w:numId w:val="29"/>
        </w:numPr>
      </w:pPr>
      <w:bookmarkStart w:id="82" w:name="_Toc291709843"/>
      <w:r>
        <w:lastRenderedPageBreak/>
        <w:t>tela de login</w:t>
      </w:r>
      <w:bookmarkEnd w:id="82"/>
    </w:p>
    <w:p w14:paraId="27B88A66" w14:textId="77777777" w:rsidR="00F00B50" w:rsidRDefault="00734BAC" w:rsidP="00734BAC">
      <w:pPr>
        <w:pStyle w:val="Heading1"/>
        <w:numPr>
          <w:ilvl w:val="0"/>
          <w:numId w:val="0"/>
        </w:numPr>
        <w:jc w:val="left"/>
      </w:pPr>
      <w:bookmarkStart w:id="83" w:name="_Toc291709844"/>
      <w:r>
        <w:rPr>
          <w:noProof/>
          <w:lang w:val="en-US" w:eastAsia="en-US"/>
        </w:rPr>
        <w:drawing>
          <wp:inline distT="0" distB="0" distL="0" distR="0" wp14:anchorId="3BCB33A4" wp14:editId="7D88F9F5">
            <wp:extent cx="6306796" cy="3523524"/>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0559" cy="3525627"/>
                    </a:xfrm>
                    <a:prstGeom prst="rect">
                      <a:avLst/>
                    </a:prstGeom>
                    <a:noFill/>
                    <a:ln>
                      <a:noFill/>
                    </a:ln>
                  </pic:spPr>
                </pic:pic>
              </a:graphicData>
            </a:graphic>
          </wp:inline>
        </w:drawing>
      </w:r>
      <w:r w:rsidR="00F00B50">
        <w:t xml:space="preserve"> </w:t>
      </w:r>
      <w:r w:rsidR="00C12C3D">
        <w:rPr>
          <w:noProof/>
          <w:lang w:val="en-US" w:eastAsia="en-US"/>
        </w:rPr>
        <w:drawing>
          <wp:inline distT="0" distB="0" distL="0" distR="0" wp14:anchorId="0AEA34FA" wp14:editId="55FF0FCB">
            <wp:extent cx="5760085" cy="2904243"/>
            <wp:effectExtent l="0" t="0" r="571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904243"/>
                    </a:xfrm>
                    <a:prstGeom prst="rect">
                      <a:avLst/>
                    </a:prstGeom>
                    <a:noFill/>
                    <a:ln>
                      <a:noFill/>
                    </a:ln>
                  </pic:spPr>
                </pic:pic>
              </a:graphicData>
            </a:graphic>
          </wp:inline>
        </w:drawing>
      </w:r>
      <w:bookmarkEnd w:id="83"/>
    </w:p>
    <w:p w14:paraId="6DA22EF0" w14:textId="77777777" w:rsidR="00F00B50" w:rsidRDefault="00F00B50" w:rsidP="00F00B50">
      <w:pPr>
        <w:ind w:left="360" w:firstLine="348"/>
      </w:pPr>
      <w:r>
        <w:t xml:space="preserve">Nesta tela o usuário realiza o </w:t>
      </w:r>
      <w:proofErr w:type="spellStart"/>
      <w:r>
        <w:t>login</w:t>
      </w:r>
      <w:proofErr w:type="spellEnd"/>
      <w:r>
        <w:t xml:space="preserve"> no sistema</w:t>
      </w:r>
      <w:r w:rsidR="00E367A3">
        <w:t>, informando seu e-mail e senha. C</w:t>
      </w:r>
      <w:r>
        <w:t>aso não seja cadastrado</w:t>
      </w:r>
      <w:r w:rsidR="00E367A3">
        <w:t>,</w:t>
      </w:r>
      <w:r>
        <w:t xml:space="preserve"> o link “</w:t>
      </w:r>
      <w:r w:rsidR="00734BAC">
        <w:t>Clique aqui</w:t>
      </w:r>
      <w:r>
        <w:t xml:space="preserve">” </w:t>
      </w:r>
      <w:r w:rsidR="00734BAC">
        <w:t>exibe campos para cadastro</w:t>
      </w:r>
      <w:r w:rsidR="009A56BB">
        <w:t xml:space="preserve"> do usuário. Essa tela possui um link para ser direcionado a página que </w:t>
      </w:r>
      <w:r w:rsidR="009A56BB">
        <w:lastRenderedPageBreak/>
        <w:t>permite c</w:t>
      </w:r>
      <w:r w:rsidR="000153B0">
        <w:t>onhecer melhor sobre o sistema.</w:t>
      </w:r>
    </w:p>
    <w:p w14:paraId="01EF9CC3" w14:textId="77777777" w:rsidR="00F00B50" w:rsidRDefault="00F00B50" w:rsidP="003926E1">
      <w:pPr>
        <w:pStyle w:val="Heading1"/>
        <w:numPr>
          <w:ilvl w:val="0"/>
          <w:numId w:val="29"/>
        </w:numPr>
      </w:pPr>
      <w:r>
        <w:tab/>
        <w:t xml:space="preserve"> </w:t>
      </w:r>
      <w:bookmarkStart w:id="84" w:name="_Toc291709845"/>
      <w:r>
        <w:t>tela de USUÁRIO</w:t>
      </w:r>
      <w:bookmarkEnd w:id="84"/>
    </w:p>
    <w:p w14:paraId="605D83C9" w14:textId="77777777" w:rsidR="00F00B50" w:rsidRPr="00F00B50" w:rsidRDefault="00D66876" w:rsidP="00F00B50">
      <w:pPr>
        <w:jc w:val="center"/>
      </w:pPr>
      <w:r>
        <w:rPr>
          <w:noProof/>
          <w:lang w:val="en-US" w:eastAsia="en-US"/>
        </w:rPr>
        <w:drawing>
          <wp:inline distT="0" distB="0" distL="0" distR="0" wp14:anchorId="350DC8B2" wp14:editId="6CD9285B">
            <wp:extent cx="5760085" cy="3207021"/>
            <wp:effectExtent l="0" t="0" r="571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07021"/>
                    </a:xfrm>
                    <a:prstGeom prst="rect">
                      <a:avLst/>
                    </a:prstGeom>
                    <a:noFill/>
                    <a:ln>
                      <a:noFill/>
                    </a:ln>
                  </pic:spPr>
                </pic:pic>
              </a:graphicData>
            </a:graphic>
          </wp:inline>
        </w:drawing>
      </w:r>
    </w:p>
    <w:p w14:paraId="7E959088" w14:textId="77777777" w:rsidR="00F00B50" w:rsidRDefault="00F00B50" w:rsidP="00F00B50">
      <w:pPr>
        <w:ind w:left="360" w:firstLine="348"/>
      </w:pPr>
    </w:p>
    <w:p w14:paraId="4AD6B26F" w14:textId="77777777" w:rsidR="00F00B50" w:rsidRPr="00F00B50" w:rsidRDefault="00F00B50" w:rsidP="00F00B50">
      <w:pPr>
        <w:ind w:left="360" w:firstLine="348"/>
      </w:pPr>
    </w:p>
    <w:p w14:paraId="29881E13" w14:textId="77777777" w:rsidR="00F00B50" w:rsidRDefault="00F00B50" w:rsidP="006D301C">
      <w:r>
        <w:tab/>
      </w:r>
      <w:r w:rsidR="009A56BB">
        <w:t xml:space="preserve">Já </w:t>
      </w:r>
      <w:r w:rsidR="00866953">
        <w:t xml:space="preserve">com o </w:t>
      </w:r>
      <w:proofErr w:type="spellStart"/>
      <w:r w:rsidR="00866953">
        <w:t>login</w:t>
      </w:r>
      <w:proofErr w:type="spellEnd"/>
      <w:r w:rsidR="00866953">
        <w:t xml:space="preserve"> </w:t>
      </w:r>
      <w:r w:rsidR="009A56BB">
        <w:t xml:space="preserve">no sistema, essa tela permite alterar seus dados cadastrais </w:t>
      </w:r>
      <w:r w:rsidR="009C4AFF">
        <w:t>como nome, e-mail e senha.</w:t>
      </w:r>
    </w:p>
    <w:p w14:paraId="65F678E5" w14:textId="77777777" w:rsidR="00F00B50" w:rsidRDefault="00F00B50" w:rsidP="006D301C"/>
    <w:p w14:paraId="3B88D9A9" w14:textId="77777777" w:rsidR="00F00B50" w:rsidRDefault="00F00B50" w:rsidP="006D301C"/>
    <w:p w14:paraId="0C12F486" w14:textId="77777777" w:rsidR="00D66876" w:rsidRDefault="00D66876" w:rsidP="006D301C"/>
    <w:p w14:paraId="4E3B8123" w14:textId="77777777" w:rsidR="00D66876" w:rsidRDefault="00D66876" w:rsidP="006D301C"/>
    <w:p w14:paraId="5BD5E7FE" w14:textId="77777777" w:rsidR="00D66876" w:rsidRDefault="00D66876" w:rsidP="006D301C"/>
    <w:p w14:paraId="3831D1AB" w14:textId="77777777" w:rsidR="00D66876" w:rsidRDefault="00D66876" w:rsidP="006D301C"/>
    <w:p w14:paraId="6A455127" w14:textId="77777777" w:rsidR="00D66876" w:rsidRDefault="00D66876" w:rsidP="006D301C"/>
    <w:p w14:paraId="004742AD" w14:textId="77777777" w:rsidR="00D66876" w:rsidRDefault="00D66876" w:rsidP="006D301C"/>
    <w:p w14:paraId="48D5A3D7" w14:textId="77777777" w:rsidR="00D66876" w:rsidRDefault="00D66876" w:rsidP="006D301C"/>
    <w:p w14:paraId="46FB4367" w14:textId="77777777" w:rsidR="00D66876" w:rsidRDefault="00D66876" w:rsidP="006D301C"/>
    <w:p w14:paraId="3055958B" w14:textId="77777777" w:rsidR="00D66876" w:rsidRDefault="00D66876" w:rsidP="006D301C"/>
    <w:p w14:paraId="5E56C824" w14:textId="77777777" w:rsidR="00F00B50" w:rsidRDefault="00F00B50" w:rsidP="003926E1">
      <w:pPr>
        <w:pStyle w:val="Heading1"/>
        <w:numPr>
          <w:ilvl w:val="0"/>
          <w:numId w:val="29"/>
        </w:numPr>
      </w:pPr>
      <w:r>
        <w:tab/>
        <w:t xml:space="preserve"> </w:t>
      </w:r>
      <w:bookmarkStart w:id="85" w:name="_Toc291709846"/>
      <w:r>
        <w:t>tela de ENVIAR MENSAGEM DO USUÁRIO</w:t>
      </w:r>
      <w:bookmarkEnd w:id="85"/>
    </w:p>
    <w:p w14:paraId="4248F454" w14:textId="77777777" w:rsidR="00D66876" w:rsidRPr="00D66876" w:rsidRDefault="005347A2" w:rsidP="00D66876">
      <w:r>
        <w:rPr>
          <w:noProof/>
          <w:lang w:val="en-US" w:eastAsia="en-US"/>
        </w:rPr>
        <w:drawing>
          <wp:inline distT="0" distB="0" distL="0" distR="0" wp14:anchorId="61EE2723" wp14:editId="08606221">
            <wp:extent cx="5760085" cy="4777966"/>
            <wp:effectExtent l="0" t="0" r="571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777966"/>
                    </a:xfrm>
                    <a:prstGeom prst="rect">
                      <a:avLst/>
                    </a:prstGeom>
                    <a:noFill/>
                    <a:ln>
                      <a:noFill/>
                    </a:ln>
                  </pic:spPr>
                </pic:pic>
              </a:graphicData>
            </a:graphic>
          </wp:inline>
        </w:drawing>
      </w:r>
    </w:p>
    <w:p w14:paraId="03D21FE6" w14:textId="77777777" w:rsidR="00F00B50" w:rsidRDefault="005347A2" w:rsidP="00D66876">
      <w:pPr>
        <w:jc w:val="left"/>
      </w:pPr>
      <w:r>
        <w:rPr>
          <w:noProof/>
          <w:lang w:val="en-US" w:eastAsia="en-US"/>
        </w:rPr>
        <w:lastRenderedPageBreak/>
        <w:drawing>
          <wp:inline distT="0" distB="0" distL="0" distR="0" wp14:anchorId="74A13B7D" wp14:editId="687430C1">
            <wp:extent cx="5760085" cy="4854723"/>
            <wp:effectExtent l="0" t="0" r="571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854723"/>
                    </a:xfrm>
                    <a:prstGeom prst="rect">
                      <a:avLst/>
                    </a:prstGeom>
                    <a:noFill/>
                    <a:ln>
                      <a:noFill/>
                    </a:ln>
                  </pic:spPr>
                </pic:pic>
              </a:graphicData>
            </a:graphic>
          </wp:inline>
        </w:drawing>
      </w:r>
    </w:p>
    <w:p w14:paraId="2F1E64D1" w14:textId="77777777" w:rsidR="004A7831" w:rsidRDefault="00F00B50" w:rsidP="00F00B50">
      <w:r>
        <w:tab/>
      </w:r>
    </w:p>
    <w:p w14:paraId="3C0E6A7C" w14:textId="77777777" w:rsidR="00F00B50" w:rsidRDefault="00A173F3" w:rsidP="004A7831">
      <w:pPr>
        <w:ind w:firstLine="708"/>
      </w:pPr>
      <w:r>
        <w:t>Nesta tela é possível conversar com usuários no qual aprovamos suas propostas. Além de enviar mensagem para o mesmo</w:t>
      </w:r>
      <w:r w:rsidR="00FE676B">
        <w:t>,</w:t>
      </w:r>
      <w:r>
        <w:t xml:space="preserve"> é possível Cancelar ou Finalizar a negociação.</w:t>
      </w:r>
    </w:p>
    <w:p w14:paraId="1017F89B" w14:textId="77777777" w:rsidR="00F00B50" w:rsidRDefault="00F00B50" w:rsidP="00F00B50"/>
    <w:p w14:paraId="77AA5546" w14:textId="77777777" w:rsidR="003C1C61" w:rsidRDefault="003C1C61" w:rsidP="00F00B50"/>
    <w:p w14:paraId="5C9662AD" w14:textId="77777777" w:rsidR="003C1C61" w:rsidRDefault="003C1C61" w:rsidP="00F00B50"/>
    <w:p w14:paraId="1054779E" w14:textId="77777777" w:rsidR="003C1C61" w:rsidRDefault="003C1C61" w:rsidP="00F00B50"/>
    <w:p w14:paraId="137DAA0A" w14:textId="77777777" w:rsidR="003C1C61" w:rsidRDefault="003C1C61" w:rsidP="00F00B50"/>
    <w:p w14:paraId="56F0F99A" w14:textId="77777777" w:rsidR="003C1C61" w:rsidRDefault="003C1C61" w:rsidP="00F00B50"/>
    <w:p w14:paraId="02A918D2" w14:textId="77777777" w:rsidR="00C12C3D" w:rsidRDefault="00C12C3D" w:rsidP="003926E1">
      <w:pPr>
        <w:pStyle w:val="Heading1"/>
        <w:numPr>
          <w:ilvl w:val="0"/>
          <w:numId w:val="29"/>
        </w:numPr>
      </w:pPr>
      <w:bookmarkStart w:id="86" w:name="_Toc291709847"/>
      <w:r>
        <w:lastRenderedPageBreak/>
        <w:t xml:space="preserve">tela de </w:t>
      </w:r>
      <w:r w:rsidR="003E6C64">
        <w:t>Ajuda/necessidadeS</w:t>
      </w:r>
      <w:bookmarkEnd w:id="86"/>
    </w:p>
    <w:p w14:paraId="2C29E0D8" w14:textId="77777777" w:rsidR="00C12C3D" w:rsidRDefault="00077223" w:rsidP="00C12C3D">
      <w:r>
        <w:rPr>
          <w:noProof/>
          <w:lang w:val="en-US" w:eastAsia="en-US"/>
        </w:rPr>
        <w:drawing>
          <wp:inline distT="0" distB="0" distL="0" distR="0" wp14:anchorId="4C7F502D" wp14:editId="4B33B60C">
            <wp:extent cx="5760085" cy="3242914"/>
            <wp:effectExtent l="0" t="0" r="5715" b="889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242914"/>
                    </a:xfrm>
                    <a:prstGeom prst="rect">
                      <a:avLst/>
                    </a:prstGeom>
                    <a:noFill/>
                    <a:ln>
                      <a:noFill/>
                    </a:ln>
                  </pic:spPr>
                </pic:pic>
              </a:graphicData>
            </a:graphic>
          </wp:inline>
        </w:drawing>
      </w:r>
    </w:p>
    <w:p w14:paraId="5DA38CEB" w14:textId="77777777" w:rsidR="00077223" w:rsidRDefault="00077223" w:rsidP="00C12C3D">
      <w:r>
        <w:tab/>
        <w:t xml:space="preserve">Nesta tela é possível </w:t>
      </w:r>
      <w:r w:rsidR="00AB281A">
        <w:t>enviar uma solicitação de ajuda para todos os usuários informado o Endereço de Origem, Endereço de Destino e uma descrição sobre qual a sua necessidade.</w:t>
      </w:r>
    </w:p>
    <w:p w14:paraId="66620B08" w14:textId="77777777" w:rsidR="003E6C64" w:rsidRDefault="003E6C64" w:rsidP="00C12C3D">
      <w:r>
        <w:rPr>
          <w:noProof/>
          <w:lang w:val="en-US" w:eastAsia="en-US"/>
        </w:rPr>
        <w:drawing>
          <wp:inline distT="0" distB="0" distL="0" distR="0" wp14:anchorId="19DBD330" wp14:editId="21419056">
            <wp:extent cx="5760085" cy="3252930"/>
            <wp:effectExtent l="0" t="0" r="5715"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252930"/>
                    </a:xfrm>
                    <a:prstGeom prst="rect">
                      <a:avLst/>
                    </a:prstGeom>
                    <a:noFill/>
                    <a:ln>
                      <a:noFill/>
                    </a:ln>
                  </pic:spPr>
                </pic:pic>
              </a:graphicData>
            </a:graphic>
          </wp:inline>
        </w:drawing>
      </w:r>
    </w:p>
    <w:p w14:paraId="5A4E0ED1" w14:textId="77777777" w:rsidR="003E6C64" w:rsidRDefault="003E6C64" w:rsidP="00C12C3D">
      <w:r>
        <w:tab/>
        <w:t xml:space="preserve">Nesta tela é possível ver todas as ajudas solicitadas realizada pelo usuário </w:t>
      </w:r>
      <w:r>
        <w:lastRenderedPageBreak/>
        <w:t xml:space="preserve">que está </w:t>
      </w:r>
      <w:proofErr w:type="spellStart"/>
      <w:r>
        <w:t>logado</w:t>
      </w:r>
      <w:proofErr w:type="spellEnd"/>
      <w:r>
        <w:t xml:space="preserve"> no sistema, além de ver a descrição da encomenda é possível remover essa encomenda desde que o mesmo não tenha propostas aceitas.</w:t>
      </w:r>
    </w:p>
    <w:p w14:paraId="7F9B4AC1" w14:textId="77777777" w:rsidR="004503F0" w:rsidRPr="00C12C3D" w:rsidRDefault="004503F0" w:rsidP="00C12C3D"/>
    <w:p w14:paraId="038FBE5C" w14:textId="77777777" w:rsidR="00F00B50" w:rsidRDefault="00F00B50" w:rsidP="003926E1">
      <w:pPr>
        <w:pStyle w:val="Heading1"/>
        <w:numPr>
          <w:ilvl w:val="0"/>
          <w:numId w:val="29"/>
        </w:numPr>
      </w:pPr>
      <w:r>
        <w:tab/>
        <w:t xml:space="preserve"> </w:t>
      </w:r>
      <w:bookmarkStart w:id="87" w:name="_Toc291709848"/>
      <w:r>
        <w:t xml:space="preserve">tela de </w:t>
      </w:r>
      <w:r w:rsidR="00D66876">
        <w:t>Nova Ajuda Solicitada</w:t>
      </w:r>
      <w:bookmarkEnd w:id="87"/>
    </w:p>
    <w:p w14:paraId="3C8686CB" w14:textId="77777777" w:rsidR="00F00B50" w:rsidRPr="00F00B50" w:rsidRDefault="009F53BE" w:rsidP="00D66876">
      <w:pPr>
        <w:jc w:val="left"/>
      </w:pPr>
      <w:r>
        <w:rPr>
          <w:noProof/>
          <w:lang w:val="en-US" w:eastAsia="en-US"/>
        </w:rPr>
        <w:drawing>
          <wp:inline distT="0" distB="0" distL="0" distR="0" wp14:anchorId="6B4AFA0C" wp14:editId="36679127">
            <wp:extent cx="5760085" cy="5923694"/>
            <wp:effectExtent l="0" t="0" r="571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923694"/>
                    </a:xfrm>
                    <a:prstGeom prst="rect">
                      <a:avLst/>
                    </a:prstGeom>
                    <a:noFill/>
                    <a:ln>
                      <a:noFill/>
                    </a:ln>
                  </pic:spPr>
                </pic:pic>
              </a:graphicData>
            </a:graphic>
          </wp:inline>
        </w:drawing>
      </w:r>
    </w:p>
    <w:p w14:paraId="0FEDFC81" w14:textId="77777777" w:rsidR="00F00B50" w:rsidRDefault="00F00B50" w:rsidP="00F00B50">
      <w:r>
        <w:tab/>
        <w:t>Nesta tela</w:t>
      </w:r>
      <w:r w:rsidR="00227413">
        <w:t>,</w:t>
      </w:r>
      <w:r>
        <w:t xml:space="preserve"> o usuário pode enviar </w:t>
      </w:r>
      <w:r w:rsidR="00D66876">
        <w:t>sua proposta afim</w:t>
      </w:r>
      <w:r w:rsidR="004767B4">
        <w:t xml:space="preserve"> de ajudar o usuário em questão. Essa proposta futuramente deve ser aprovado pelo usuário que solicito a ajuda.</w:t>
      </w:r>
    </w:p>
    <w:p w14:paraId="37FCA3C6" w14:textId="77777777" w:rsidR="00483A7D" w:rsidRDefault="00483A7D" w:rsidP="00F00B50"/>
    <w:p w14:paraId="7223C4A2" w14:textId="77777777" w:rsidR="00C12C3D" w:rsidRDefault="00C12C3D" w:rsidP="003926E1">
      <w:pPr>
        <w:pStyle w:val="Heading1"/>
        <w:numPr>
          <w:ilvl w:val="0"/>
          <w:numId w:val="29"/>
        </w:numPr>
      </w:pPr>
      <w:bookmarkStart w:id="88" w:name="_Toc291709849"/>
      <w:r>
        <w:t>TELA DE PROPOSTAS</w:t>
      </w:r>
      <w:bookmarkEnd w:id="88"/>
    </w:p>
    <w:p w14:paraId="613B75A8" w14:textId="77777777" w:rsidR="00C12C3D" w:rsidRDefault="00C12C3D" w:rsidP="00C12C3D">
      <w:pPr>
        <w:pStyle w:val="Heading1"/>
        <w:numPr>
          <w:ilvl w:val="0"/>
          <w:numId w:val="0"/>
        </w:numPr>
      </w:pPr>
      <w:r>
        <w:rPr>
          <w:noProof/>
          <w:lang w:val="en-US" w:eastAsia="en-US"/>
        </w:rPr>
        <w:drawing>
          <wp:inline distT="0" distB="0" distL="0" distR="0" wp14:anchorId="3E384322" wp14:editId="0F745183">
            <wp:extent cx="5760085" cy="3060445"/>
            <wp:effectExtent l="0" t="0" r="5715"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060445"/>
                    </a:xfrm>
                    <a:prstGeom prst="rect">
                      <a:avLst/>
                    </a:prstGeom>
                    <a:noFill/>
                    <a:ln>
                      <a:noFill/>
                    </a:ln>
                  </pic:spPr>
                </pic:pic>
              </a:graphicData>
            </a:graphic>
          </wp:inline>
        </w:drawing>
      </w:r>
      <w:r w:rsidR="00483A7D">
        <w:tab/>
      </w:r>
    </w:p>
    <w:p w14:paraId="411DA325" w14:textId="77777777" w:rsidR="003E6C64" w:rsidRDefault="003E6C64" w:rsidP="003E6C64">
      <w:pPr>
        <w:ind w:firstLine="708"/>
      </w:pPr>
      <w:r>
        <w:t xml:space="preserve">Nesta tela, o usuário pode </w:t>
      </w:r>
      <w:r w:rsidR="00B96F65">
        <w:t>ver todas as propostas que for</w:t>
      </w:r>
      <w:r w:rsidR="00253A24">
        <w:t>am feitas a eles, também é possível Aprovar uma proposta ou Recusar.</w:t>
      </w:r>
    </w:p>
    <w:p w14:paraId="2908989C" w14:textId="77777777" w:rsidR="00253A24" w:rsidRPr="003E6C64" w:rsidRDefault="00253A24" w:rsidP="003E6C64">
      <w:pPr>
        <w:ind w:firstLine="708"/>
      </w:pPr>
    </w:p>
    <w:p w14:paraId="49D36E2A" w14:textId="77777777" w:rsidR="00627362" w:rsidRDefault="00627362" w:rsidP="003926E1">
      <w:pPr>
        <w:pStyle w:val="Heading1"/>
        <w:numPr>
          <w:ilvl w:val="0"/>
          <w:numId w:val="29"/>
        </w:numPr>
      </w:pPr>
      <w:bookmarkStart w:id="89" w:name="_Toc291709850"/>
      <w:r>
        <w:t>TELA DE CONFIGURAÇÕES</w:t>
      </w:r>
      <w:bookmarkEnd w:id="89"/>
    </w:p>
    <w:p w14:paraId="4F3624C3" w14:textId="77777777" w:rsidR="00627362" w:rsidRDefault="00627362" w:rsidP="00627362">
      <w:r>
        <w:rPr>
          <w:noProof/>
          <w:lang w:val="en-US" w:eastAsia="en-US"/>
        </w:rPr>
        <w:drawing>
          <wp:inline distT="0" distB="0" distL="0" distR="0" wp14:anchorId="7C67C01D" wp14:editId="33421B36">
            <wp:extent cx="5760085" cy="2748241"/>
            <wp:effectExtent l="0" t="0" r="5715"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748241"/>
                    </a:xfrm>
                    <a:prstGeom prst="rect">
                      <a:avLst/>
                    </a:prstGeom>
                    <a:noFill/>
                    <a:ln>
                      <a:noFill/>
                    </a:ln>
                  </pic:spPr>
                </pic:pic>
              </a:graphicData>
            </a:graphic>
          </wp:inline>
        </w:drawing>
      </w:r>
    </w:p>
    <w:p w14:paraId="6B2D2F12" w14:textId="77777777" w:rsidR="00285B5C" w:rsidRDefault="00285B5C" w:rsidP="00627362"/>
    <w:p w14:paraId="3F73A466" w14:textId="77777777" w:rsidR="00285B5C" w:rsidRDefault="00A22AAA" w:rsidP="00A22AAA">
      <w:pPr>
        <w:ind w:firstLine="708"/>
      </w:pPr>
      <w:r>
        <w:t xml:space="preserve">Nesta tela, o usuário pode configurar quanto ele irá cobrar em R$ a cada quilometro, também é possível limitar as ajudas que aparecem na sua tela principal informando </w:t>
      </w:r>
      <w:r w:rsidR="00BA05A1">
        <w:t>a distância máxima entre sua localização e o endereço de origem da ajuda solicitada por outros usuários.</w:t>
      </w:r>
    </w:p>
    <w:p w14:paraId="5276B565" w14:textId="77777777" w:rsidR="00B861F1" w:rsidRPr="00627362" w:rsidRDefault="00B861F1" w:rsidP="00A22AAA">
      <w:pPr>
        <w:ind w:firstLine="708"/>
      </w:pPr>
    </w:p>
    <w:p w14:paraId="2F19C373" w14:textId="77777777" w:rsidR="00C12C3D" w:rsidRDefault="00C12C3D" w:rsidP="003926E1">
      <w:pPr>
        <w:pStyle w:val="Heading1"/>
        <w:numPr>
          <w:ilvl w:val="0"/>
          <w:numId w:val="29"/>
        </w:numPr>
      </w:pPr>
      <w:bookmarkStart w:id="90" w:name="_Toc291709851"/>
      <w:r>
        <w:t>TELA DE AVALIAÇÕES</w:t>
      </w:r>
      <w:bookmarkEnd w:id="90"/>
    </w:p>
    <w:p w14:paraId="0A6BF1DD" w14:textId="77777777" w:rsidR="00C12C3D" w:rsidRDefault="00483A7D" w:rsidP="00C12C3D">
      <w:pPr>
        <w:pStyle w:val="Heading1"/>
        <w:numPr>
          <w:ilvl w:val="0"/>
          <w:numId w:val="0"/>
        </w:numPr>
        <w:ind w:left="360" w:hanging="360"/>
      </w:pPr>
      <w:r>
        <w:t xml:space="preserve"> </w:t>
      </w:r>
      <w:r w:rsidR="00723A73">
        <w:rPr>
          <w:noProof/>
          <w:lang w:val="en-US" w:eastAsia="en-US"/>
        </w:rPr>
        <w:drawing>
          <wp:inline distT="0" distB="0" distL="0" distR="0" wp14:anchorId="0A1AB811" wp14:editId="3E1428A9">
            <wp:extent cx="5760085" cy="3131389"/>
            <wp:effectExtent l="0" t="0" r="5715"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131389"/>
                    </a:xfrm>
                    <a:prstGeom prst="rect">
                      <a:avLst/>
                    </a:prstGeom>
                    <a:noFill/>
                    <a:ln>
                      <a:noFill/>
                    </a:ln>
                  </pic:spPr>
                </pic:pic>
              </a:graphicData>
            </a:graphic>
          </wp:inline>
        </w:drawing>
      </w:r>
    </w:p>
    <w:p w14:paraId="6A2A7204" w14:textId="77777777" w:rsidR="00F00B50" w:rsidRDefault="00E029ED" w:rsidP="00E029ED">
      <w:pPr>
        <w:ind w:firstLine="708"/>
      </w:pPr>
      <w:r>
        <w:t>Nesta tela, o usuário pode avaliar os usuários que ajudaram, dando uma nota de 1 a 3, onde 1 significa não confiável e 3 totalmente confiável.</w:t>
      </w:r>
    </w:p>
    <w:p w14:paraId="7964EF46" w14:textId="77777777" w:rsidR="00CE77E3" w:rsidRDefault="00CE77E3" w:rsidP="00E029ED">
      <w:pPr>
        <w:ind w:firstLine="708"/>
      </w:pPr>
    </w:p>
    <w:p w14:paraId="75A47D15" w14:textId="77777777" w:rsidR="003C1C61" w:rsidRDefault="003C1C61" w:rsidP="00E029ED">
      <w:pPr>
        <w:ind w:firstLine="708"/>
      </w:pPr>
    </w:p>
    <w:p w14:paraId="425F7D4C" w14:textId="77777777" w:rsidR="003C1C61" w:rsidRDefault="003C1C61" w:rsidP="00E029ED">
      <w:pPr>
        <w:ind w:firstLine="708"/>
      </w:pPr>
    </w:p>
    <w:p w14:paraId="6456B163" w14:textId="77777777" w:rsidR="003C1C61" w:rsidRDefault="003C1C61" w:rsidP="00E029ED">
      <w:pPr>
        <w:ind w:firstLine="708"/>
      </w:pPr>
    </w:p>
    <w:p w14:paraId="6CE00891" w14:textId="77777777" w:rsidR="003C1C61" w:rsidRPr="006D301C" w:rsidRDefault="003C1C61" w:rsidP="00E029ED">
      <w:pPr>
        <w:ind w:firstLine="708"/>
      </w:pPr>
    </w:p>
    <w:p w14:paraId="303C38E2" w14:textId="77777777" w:rsidR="00C677C1" w:rsidRDefault="00BA0797" w:rsidP="00EF0DDB">
      <w:pPr>
        <w:pStyle w:val="Heading1"/>
        <w:numPr>
          <w:ilvl w:val="0"/>
          <w:numId w:val="5"/>
        </w:numPr>
        <w:ind w:left="1416" w:hanging="1056"/>
      </w:pPr>
      <w:bookmarkStart w:id="91" w:name="_Toc291709852"/>
      <w:r>
        <w:lastRenderedPageBreak/>
        <w:t>CONCLUSÃO</w:t>
      </w:r>
      <w:bookmarkEnd w:id="91"/>
    </w:p>
    <w:p w14:paraId="115EF1AC" w14:textId="7548414F" w:rsidR="00333C81" w:rsidRDefault="005F2BCB" w:rsidP="00333C81">
      <w:pPr>
        <w:rPr>
          <w:rFonts w:cs="Arial"/>
        </w:rPr>
      </w:pPr>
      <w:r>
        <w:rPr>
          <w:rFonts w:cs="Arial"/>
        </w:rPr>
        <w:tab/>
      </w:r>
      <w:r w:rsidRPr="005F2BCB">
        <w:t xml:space="preserve"> </w:t>
      </w:r>
      <w:r w:rsidR="00BA0797">
        <w:rPr>
          <w:rFonts w:cs="Arial"/>
        </w:rPr>
        <w:t xml:space="preserve">A maior dificuldade em um projeto é a ideia inicial do que se </w:t>
      </w:r>
      <w:r w:rsidR="004F2A25">
        <w:rPr>
          <w:rFonts w:cs="Arial"/>
        </w:rPr>
        <w:t>fazer, porém</w:t>
      </w:r>
      <w:r w:rsidR="00BA0797">
        <w:rPr>
          <w:rFonts w:cs="Arial"/>
        </w:rPr>
        <w:t xml:space="preserve"> com a ajuda do</w:t>
      </w:r>
      <w:r w:rsidR="00AC6616">
        <w:rPr>
          <w:rFonts w:cs="Arial"/>
        </w:rPr>
        <w:t>s</w:t>
      </w:r>
      <w:r w:rsidR="00BA0797">
        <w:rPr>
          <w:rFonts w:cs="Arial"/>
        </w:rPr>
        <w:t xml:space="preserve"> professor</w:t>
      </w:r>
      <w:r w:rsidR="00AC6616">
        <w:rPr>
          <w:rFonts w:cs="Arial"/>
        </w:rPr>
        <w:t>es</w:t>
      </w:r>
      <w:r w:rsidR="00BA0797">
        <w:rPr>
          <w:rFonts w:cs="Arial"/>
        </w:rPr>
        <w:t xml:space="preserve"> </w:t>
      </w:r>
      <w:r w:rsidR="00BA0797" w:rsidRPr="00BA0797">
        <w:rPr>
          <w:rFonts w:cs="Arial"/>
        </w:rPr>
        <w:t>HAYALA NEPOMUCENO CURTO</w:t>
      </w:r>
      <w:r w:rsidR="00AC6616">
        <w:rPr>
          <w:rFonts w:cs="Arial"/>
        </w:rPr>
        <w:t xml:space="preserve">, </w:t>
      </w:r>
      <w:r w:rsidR="005942D8">
        <w:rPr>
          <w:rFonts w:cs="Arial"/>
        </w:rPr>
        <w:t>ENOCK TONY DOS SANTOS</w:t>
      </w:r>
      <w:r w:rsidR="00BA0797">
        <w:rPr>
          <w:rFonts w:cs="Arial"/>
        </w:rPr>
        <w:t xml:space="preserve"> consegui chegar ao projeto </w:t>
      </w:r>
      <w:r w:rsidR="004F2A25">
        <w:rPr>
          <w:rFonts w:cs="Arial"/>
        </w:rPr>
        <w:t>no qual</w:t>
      </w:r>
      <w:r w:rsidR="00BA0797">
        <w:rPr>
          <w:rFonts w:cs="Arial"/>
        </w:rPr>
        <w:t xml:space="preserve"> estou apresentando.</w:t>
      </w:r>
    </w:p>
    <w:p w14:paraId="026A1679" w14:textId="77777777" w:rsidR="00093F71" w:rsidRPr="009300FF" w:rsidRDefault="00BA0797" w:rsidP="0094461B">
      <w:pPr>
        <w:rPr>
          <w:rFonts w:cs="Arial"/>
        </w:rPr>
      </w:pPr>
      <w:r>
        <w:rPr>
          <w:rFonts w:cs="Arial"/>
        </w:rPr>
        <w:tab/>
      </w:r>
    </w:p>
    <w:sectPr w:rsidR="00093F71" w:rsidRPr="009300FF" w:rsidSect="00BD48A5">
      <w:headerReference w:type="even" r:id="rId47"/>
      <w:headerReference w:type="default" r:id="rId48"/>
      <w:footerReference w:type="even" r:id="rId49"/>
      <w:footerReference w:type="default" r:id="rId50"/>
      <w:headerReference w:type="first" r:id="rId51"/>
      <w:footerReference w:type="first" r:id="rId52"/>
      <w:pgSz w:w="11906" w:h="16838"/>
      <w:pgMar w:top="1701" w:right="1134" w:bottom="1134" w:left="1701" w:header="709" w:footer="709"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AD2EA0D" w14:textId="77777777" w:rsidR="002D5478" w:rsidRDefault="002D5478">
      <w:pPr>
        <w:spacing w:line="240" w:lineRule="auto"/>
      </w:pPr>
      <w:r>
        <w:separator/>
      </w:r>
    </w:p>
  </w:endnote>
  <w:endnote w:type="continuationSeparator" w:id="0">
    <w:p w14:paraId="3ECCF47C" w14:textId="77777777" w:rsidR="002D5478" w:rsidRDefault="002D5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ans">
    <w:altName w:val="Arial Unicode MS"/>
    <w:charset w:val="00"/>
    <w:family w:val="swiss"/>
    <w:pitch w:val="variable"/>
    <w:sig w:usb0="E0000AFF" w:usb1="500078FF" w:usb2="00000021" w:usb3="00000000" w:csb0="000001BF" w:csb1="00000000"/>
  </w:font>
  <w:font w:name="DejaVu Sans">
    <w:charset w:val="00"/>
    <w:family w:val="swiss"/>
    <w:pitch w:val="variable"/>
    <w:sig w:usb0="E7000EFF" w:usb1="5200F5FF" w:usb2="0A242021" w:usb3="00000000" w:csb0="000001BF" w:csb1="00000000"/>
  </w:font>
  <w:font w:name="Lohit Hindi">
    <w:altName w:val="MS Mincho"/>
    <w:charset w:val="80"/>
    <w:family w:val="auto"/>
    <w:pitch w:val="variable"/>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3169C8F" w14:textId="77777777" w:rsidR="002D5478" w:rsidRDefault="002D5478"/>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B2C8E6" w14:textId="77777777" w:rsidR="002D5478" w:rsidRDefault="002D5478">
    <w:pPr>
      <w:pStyle w:val="Footer"/>
      <w:ind w:right="360"/>
    </w:pPr>
    <w:r>
      <w:rPr>
        <w:noProof/>
        <w:lang w:val="en-US" w:eastAsia="en-US"/>
      </w:rPr>
      <w:pict w14:anchorId="56CF4F7B">
        <v:shapetype id="_x0000_t202" coordsize="21600,21600" o:spt="202" path="m0,0l0,21600,21600,21600,21600,0xe">
          <v:stroke joinstyle="miter"/>
          <v:path gradientshapeok="t" o:connecttype="rect"/>
        </v:shapetype>
        <v:shape id="Text Box 1" o:spid="_x0000_s2050" type="#_x0000_t202" style="position:absolute;left:0;text-align:left;margin-left:519.45pt;margin-top:.05pt;width:18.9pt;height:41.15pt;z-index:251657216;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" stroked="f">
          <v:fill opacity="0"/>
          <v:textbox inset="0,0,0,0">
            <w:txbxContent>
              <w:p w14:paraId="2F378D79" w14:textId="77777777" w:rsidR="002D5478" w:rsidRDefault="002D5478">
                <w:pPr>
                  <w:pStyle w:val="Footer"/>
                </w:pPr>
              </w:p>
              <w:p w14:paraId="013B1EFF" w14:textId="77777777" w:rsidR="002D5478" w:rsidRDefault="002D5478">
                <w:pPr>
                  <w:pStyle w:val="Footer"/>
                  <w:ind w:right="360"/>
                </w:pPr>
              </w:p>
            </w:txbxContent>
          </v:textbox>
          <w10:wrap type="square" side="largest" anchorx="page"/>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D223A8" w14:textId="77777777" w:rsidR="002D5478" w:rsidRDefault="002D5478"/>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5E6D37" w14:textId="77777777" w:rsidR="002D5478" w:rsidRDefault="002D5478"/>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95A5D40" w14:textId="77777777" w:rsidR="002D5478" w:rsidRDefault="002D5478">
    <w:pPr>
      <w:pStyle w:val="Footer"/>
      <w:ind w:right="360"/>
    </w:pPr>
    <w:r>
      <w:rPr>
        <w:noProof/>
        <w:lang w:val="en-US" w:eastAsia="en-US"/>
      </w:rPr>
      <w:pict w14:anchorId="6A2916A5">
        <v:shapetype id="_x0000_t202" coordsize="21600,21600" o:spt="202" path="m0,0l0,21600,21600,21600,21600,0xe">
          <v:stroke joinstyle="miter"/>
          <v:path gradientshapeok="t" o:connecttype="rect"/>
        </v:shapetype>
        <v:shape id="Text Box 3" o:spid="_x0000_s2049" type="#_x0000_t202" style="position:absolute;left:0;text-align:left;margin-left:519.45pt;margin-top:.05pt;width:18.9pt;height:41.15pt;z-index:251658240;visibility:visible;mso-wrap-distance-left:0;mso-wrap-distance-right:0;mso-position-horizont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" stroked="f">
          <v:fill opacity="0"/>
          <v:textbox inset="0,0,0,0">
            <w:txbxContent>
              <w:p w14:paraId="09753EDE" w14:textId="77777777" w:rsidR="002D5478" w:rsidRDefault="002D5478">
                <w:pPr>
                  <w:pStyle w:val="Footer"/>
                </w:pPr>
              </w:p>
              <w:p w14:paraId="71F9840A" w14:textId="77777777" w:rsidR="002D5478" w:rsidRDefault="002D5478">
                <w:pPr>
                  <w:pStyle w:val="Footer"/>
                  <w:ind w:right="360"/>
                </w:pPr>
              </w:p>
            </w:txbxContent>
          </v:textbox>
          <w10:wrap type="square" side="largest" anchorx="page"/>
        </v:shape>
      </w:pic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93E4A5" w14:textId="77777777" w:rsidR="002D5478" w:rsidRDefault="002D547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AA52E56" w14:textId="77777777" w:rsidR="002D5478" w:rsidRDefault="002D5478">
      <w:pPr>
        <w:spacing w:line="240" w:lineRule="auto"/>
      </w:pPr>
      <w:r>
        <w:separator/>
      </w:r>
    </w:p>
  </w:footnote>
  <w:footnote w:type="continuationSeparator" w:id="0">
    <w:p w14:paraId="168639A6" w14:textId="77777777" w:rsidR="002D5478" w:rsidRDefault="002D5478">
      <w:pPr>
        <w:spacing w:line="240" w:lineRule="auto"/>
      </w:pPr>
      <w:r>
        <w:continuationSeparator/>
      </w:r>
    </w:p>
  </w:footnote>
  <w:footnote w:id="1">
    <w:p w14:paraId="4556A689" w14:textId="77777777" w:rsidR="002D5478" w:rsidRDefault="002D5478" w:rsidP="008637C1">
      <w:pPr>
        <w:pStyle w:val="FootnoteText"/>
      </w:pPr>
      <w:r>
        <w:rPr>
          <w:rStyle w:val="FootnoteReference"/>
        </w:rPr>
        <w:footnoteRef/>
      </w:r>
      <w:r>
        <w:t xml:space="preserve"> Capital Teresina. Disponível em, </w:t>
      </w:r>
      <w:hyperlink r:id="rId1" w:history="1">
        <w:r w:rsidRPr="00A31A66">
          <w:rPr>
            <w:rStyle w:val="Hyperlink"/>
          </w:rPr>
          <w:t>http://www.capitalteresina.com.br/noticias/economia/inflacao-e-pressionada-pelo-aumento-de-preco-de-alimentos-e-transportes-6264.html</w:t>
        </w:r>
      </w:hyperlink>
      <w:r>
        <w:t>, acesso em 02 de Janeiro de 2015;</w:t>
      </w:r>
    </w:p>
  </w:footnote>
  <w:footnote w:id="2">
    <w:p w14:paraId="283FB382" w14:textId="77777777" w:rsidR="002D5478" w:rsidRDefault="002D5478" w:rsidP="008637C1">
      <w:pPr>
        <w:pStyle w:val="FootnoteText"/>
      </w:pPr>
      <w:r>
        <w:rPr>
          <w:rStyle w:val="FootnoteReference"/>
        </w:rPr>
        <w:footnoteRef/>
      </w:r>
      <w:r>
        <w:t xml:space="preserve"> Brasil Econômico. Disponível em, </w:t>
      </w:r>
      <w:hyperlink r:id="rId2" w:history="1">
        <w:r w:rsidRPr="00A31A66">
          <w:rPr>
            <w:rStyle w:val="Hyperlink"/>
          </w:rPr>
          <w:t>http://brasileconomico.ig.com.br/ultimas-noticias/pao-de-acucar-inova-com-frete-compartilhado_84891.html</w:t>
        </w:r>
      </w:hyperlink>
      <w:r>
        <w:t>, acesso em 02 de Janeiro de 2015;</w:t>
      </w:r>
    </w:p>
  </w:footnote>
  <w:footnote w:id="3">
    <w:p w14:paraId="2ED63E9F" w14:textId="77777777" w:rsidR="002D5478" w:rsidRPr="00B97BDD" w:rsidRDefault="002D5478" w:rsidP="008637C1">
      <w:pPr>
        <w:pStyle w:val="FootnoteText"/>
      </w:pPr>
      <w:r>
        <w:rPr>
          <w:rStyle w:val="FootnoteReference"/>
        </w:rPr>
        <w:footnoteRef/>
      </w:r>
      <w:r>
        <w:t xml:space="preserve"> Brasil Econômico. Disponível em, </w:t>
      </w:r>
      <w:hyperlink r:id="rId3" w:history="1">
        <w:r w:rsidRPr="00A31A66">
          <w:rPr>
            <w:rStyle w:val="Hyperlink"/>
          </w:rPr>
          <w:t>http://brasileconomico.ig.com.br/ultimas-noticias/pao-de-acucar-inova-com-frete-compartilhado_84891.html</w:t>
        </w:r>
      </w:hyperlink>
      <w:r>
        <w:t>, acesso em 02 de Janeiro de 2015;</w:t>
      </w:r>
    </w:p>
  </w:footnote>
  <w:footnote w:id="4">
    <w:p w14:paraId="6C2D1CAC" w14:textId="77777777" w:rsidR="002D5478" w:rsidRDefault="002D5478" w:rsidP="008637C1">
      <w:pPr>
        <w:pStyle w:val="FootnoteText"/>
      </w:pPr>
      <w:r>
        <w:rPr>
          <w:rStyle w:val="FootnoteReference"/>
        </w:rPr>
        <w:footnoteRef/>
      </w:r>
      <w:r>
        <w:t xml:space="preserve"> </w:t>
      </w:r>
      <w:r w:rsidRPr="0096505D">
        <w:t>Cintia Esteves</w:t>
      </w:r>
      <w:r>
        <w:t xml:space="preserve">, </w:t>
      </w:r>
      <w:hyperlink r:id="rId4" w:history="1">
        <w:r w:rsidRPr="00A31A66">
          <w:rPr>
            <w:rStyle w:val="Hyperlink"/>
          </w:rPr>
          <w:t>http://brasileconomico.ig.com.br/</w:t>
        </w:r>
      </w:hyperlink>
      <w:r>
        <w:t xml:space="preserve">, disponível em </w:t>
      </w:r>
      <w:hyperlink r:id="rId5" w:history="1">
        <w:r w:rsidRPr="00A31A66">
          <w:rPr>
            <w:rStyle w:val="Hyperlink"/>
          </w:rPr>
          <w:t>http://brasileconomico.ig.com.br/ultimas-noticias/pao-de-acucar-inova-com-frete-compartilhado_84891.html</w:t>
        </w:r>
      </w:hyperlink>
      <w:r>
        <w:t>, acesso em 02 de Janeiro de 2015;</w:t>
      </w:r>
    </w:p>
  </w:footnote>
  <w:footnote w:id="5">
    <w:p w14:paraId="19B1D432" w14:textId="77777777" w:rsidR="002D5478" w:rsidRDefault="002D5478" w:rsidP="008637C1">
      <w:pPr>
        <w:pStyle w:val="FootnoteText"/>
      </w:pPr>
      <w:r>
        <w:rPr>
          <w:rStyle w:val="FootnoteReference"/>
        </w:rPr>
        <w:footnoteRef/>
      </w:r>
      <w:r>
        <w:t xml:space="preserve"> Comunica Web. Disponível em, </w:t>
      </w:r>
      <w:hyperlink r:id="rId6" w:history="1">
        <w:r w:rsidRPr="00CC4842">
          <w:rPr>
            <w:rStyle w:val="Hyperlink"/>
          </w:rPr>
          <w:t>http://www.comunicaweb.com.br/blog/2012/01/25/o-crescimento-do-e-commerce-brasileiro/</w:t>
        </w:r>
      </w:hyperlink>
      <w:r>
        <w:t>, acesso em 02 de Janeiro de 2015;</w:t>
      </w:r>
    </w:p>
  </w:footnote>
  <w:footnote w:id="6">
    <w:p w14:paraId="5626303E" w14:textId="77777777" w:rsidR="002D5478" w:rsidRDefault="002D5478" w:rsidP="008637C1">
      <w:pPr>
        <w:pStyle w:val="FootnoteText"/>
      </w:pPr>
      <w:r>
        <w:rPr>
          <w:rStyle w:val="FootnoteReference"/>
        </w:rPr>
        <w:footnoteRef/>
      </w:r>
      <w:r>
        <w:t xml:space="preserve"> Globo. Disponível em, </w:t>
      </w:r>
      <w:hyperlink r:id="rId7" w:history="1">
        <w:r w:rsidRPr="00A31A66">
          <w:rPr>
            <w:rStyle w:val="Hyperlink"/>
          </w:rPr>
          <w:t>http://g1.globo.com/sp/campinas-regiao/noticia/2014/03/apos-greve-previsao-dos-correios-e-de-regularizar-entregas-em-15-dias.html</w:t>
        </w:r>
      </w:hyperlink>
      <w:r>
        <w:t>, acesso em 02 de Janeiro de 2015;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58E07E0" w14:textId="77777777" w:rsidR="002D5478" w:rsidRDefault="002D5478">
    <w:pPr>
      <w:pStyle w:val="Header"/>
      <w:ind w:right="360"/>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F6B6EAF" w14:textId="77777777" w:rsidR="002D5478" w:rsidRDefault="002D5478"/>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8F8121" w14:textId="77777777" w:rsidR="002D5478" w:rsidRDefault="002D5478">
    <w:pPr>
      <w:pStyle w:val="Header"/>
      <w:ind w:right="360"/>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32D71D5" w14:textId="77777777" w:rsidR="002D5478" w:rsidRDefault="002D5478"/>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F13CA5" w14:textId="77777777" w:rsidR="002D5478" w:rsidRDefault="002D5478"/>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0902C8" w14:textId="77777777" w:rsidR="002D5478" w:rsidRDefault="002D5478">
    <w:pPr>
      <w:pStyle w:val="Header"/>
      <w:ind w:right="360"/>
      <w:jc w:val="right"/>
    </w:pPr>
    <w:r>
      <w:rPr>
        <w:rStyle w:val="PageNumber"/>
      </w:rPr>
      <w:fldChar w:fldCharType="begin"/>
    </w:r>
    <w:r>
      <w:rPr>
        <w:rStyle w:val="PageNumber"/>
      </w:rPr>
      <w:instrText xml:space="preserve"> PAGE </w:instrText>
    </w:r>
    <w:r>
      <w:rPr>
        <w:rStyle w:val="PageNumber"/>
      </w:rPr>
      <w:fldChar w:fldCharType="separate"/>
    </w:r>
    <w:r w:rsidR="00680E67">
      <w:rPr>
        <w:rStyle w:val="PageNumber"/>
        <w:noProof/>
      </w:rPr>
      <w:t>18</w:t>
    </w:r>
    <w:r>
      <w:rPr>
        <w:rStyle w:val="PageNumber"/>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9684CB7" w14:textId="77777777" w:rsidR="002D5478" w:rsidRDefault="002D547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48568B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3F864542"/>
    <w:lvl w:ilvl="0">
      <w:start w:val="1"/>
      <w:numFmt w:val="none"/>
      <w:pStyle w:val="Heading1"/>
      <w:lvlText w:val="4.2.2"/>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5.4.%3"/>
      <w:lvlJc w:val="left"/>
      <w:pPr>
        <w:ind w:left="360" w:hanging="360"/>
      </w:pPr>
      <w:rPr>
        <w:rFonts w:hint="default"/>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B0C6F64"/>
    <w:multiLevelType w:val="multilevel"/>
    <w:tmpl w:val="5672BEB8"/>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nsid w:val="0C0371A2"/>
    <w:multiLevelType w:val="multilevel"/>
    <w:tmpl w:val="271CC682"/>
    <w:lvl w:ilvl="0">
      <w:start w:val="1"/>
      <w:numFmt w:val="decimal"/>
      <w:lvlText w:val="6.2.%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4">
    <w:nsid w:val="138E7461"/>
    <w:multiLevelType w:val="hybridMultilevel"/>
    <w:tmpl w:val="A894A764"/>
    <w:lvl w:ilvl="0" w:tplc="84205C38">
      <w:start w:val="1"/>
      <w:numFmt w:val="decimal"/>
      <w:lvlText w:val="4.1.%1"/>
      <w:lvlJc w:val="left"/>
      <w:pPr>
        <w:ind w:left="1440" w:hanging="360"/>
      </w:pPr>
      <w:rPr>
        <w:rFonts w:hint="default"/>
      </w:rPr>
    </w:lvl>
    <w:lvl w:ilvl="1" w:tplc="04160019" w:tentative="1">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nsid w:val="18D3022B"/>
    <w:multiLevelType w:val="multilevel"/>
    <w:tmpl w:val="E9F0477A"/>
    <w:lvl w:ilvl="0">
      <w:start w:val="1"/>
      <w:numFmt w:val="decimal"/>
      <w:lvlText w:val="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073085"/>
    <w:multiLevelType w:val="hybridMultilevel"/>
    <w:tmpl w:val="545E062A"/>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220418D9"/>
    <w:multiLevelType w:val="multilevel"/>
    <w:tmpl w:val="16D8A204"/>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nsid w:val="22624D5D"/>
    <w:multiLevelType w:val="hybridMultilevel"/>
    <w:tmpl w:val="6D52829A"/>
    <w:lvl w:ilvl="0" w:tplc="64E07012">
      <w:start w:val="1"/>
      <w:numFmt w:val="lowerRoman"/>
      <w:lvlText w:val="%1."/>
      <w:lvlJc w:val="righ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nsid w:val="226B12B0"/>
    <w:multiLevelType w:val="multilevel"/>
    <w:tmpl w:val="16D8A204"/>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nsid w:val="23D02711"/>
    <w:multiLevelType w:val="hybridMultilevel"/>
    <w:tmpl w:val="60063362"/>
    <w:lvl w:ilvl="0" w:tplc="8BC0B3B2">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8A07B7"/>
    <w:multiLevelType w:val="hybridMultilevel"/>
    <w:tmpl w:val="5972F15A"/>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9D0AA2"/>
    <w:multiLevelType w:val="hybridMultilevel"/>
    <w:tmpl w:val="600416DE"/>
    <w:lvl w:ilvl="0" w:tplc="F336101C">
      <w:start w:val="1"/>
      <w:numFmt w:val="decimal"/>
      <w:lvlText w:val="4.2.%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nsid w:val="3ED23BBB"/>
    <w:multiLevelType w:val="hybridMultilevel"/>
    <w:tmpl w:val="8C7AB16C"/>
    <w:lvl w:ilvl="0" w:tplc="743C7D72">
      <w:start w:val="1"/>
      <w:numFmt w:val="decimal"/>
      <w:lvlText w:val="3.%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14">
    <w:nsid w:val="42D36D93"/>
    <w:multiLevelType w:val="hybridMultilevel"/>
    <w:tmpl w:val="0020226E"/>
    <w:lvl w:ilvl="0" w:tplc="4DD2CC2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8505E59"/>
    <w:multiLevelType w:val="hybridMultilevel"/>
    <w:tmpl w:val="8A067F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9225616"/>
    <w:multiLevelType w:val="hybridMultilevel"/>
    <w:tmpl w:val="DC6A5782"/>
    <w:lvl w:ilvl="0" w:tplc="0409000F">
      <w:start w:val="1"/>
      <w:numFmt w:val="decimal"/>
      <w:lvlText w:val="%1."/>
      <w:lvlJc w:val="left"/>
      <w:pPr>
        <w:ind w:left="720" w:hanging="360"/>
      </w:pPr>
    </w:lvl>
    <w:lvl w:ilvl="1" w:tplc="0916F15A">
      <w:start w:val="1"/>
      <w:numFmt w:val="decimal"/>
      <w:lvlText w:val="1.%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08320C"/>
    <w:multiLevelType w:val="multilevel"/>
    <w:tmpl w:val="5672BEB8"/>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8">
    <w:nsid w:val="54D10D29"/>
    <w:multiLevelType w:val="hybridMultilevel"/>
    <w:tmpl w:val="54828868"/>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FF501A"/>
    <w:multiLevelType w:val="hybridMultilevel"/>
    <w:tmpl w:val="BE3C7DFE"/>
    <w:lvl w:ilvl="0" w:tplc="4DD2CC2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9F01AC0"/>
    <w:multiLevelType w:val="hybridMultilevel"/>
    <w:tmpl w:val="FA5AD2E0"/>
    <w:lvl w:ilvl="0" w:tplc="0916F15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105243"/>
    <w:multiLevelType w:val="hybridMultilevel"/>
    <w:tmpl w:val="682844DA"/>
    <w:lvl w:ilvl="0" w:tplc="186646D8">
      <w:start w:val="1"/>
      <w:numFmt w:val="decimal"/>
      <w:lvlText w:val="5.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6764CA"/>
    <w:multiLevelType w:val="hybridMultilevel"/>
    <w:tmpl w:val="B6D45D0A"/>
    <w:lvl w:ilvl="0" w:tplc="B2A86AAC">
      <w:start w:val="6"/>
      <w:numFmt w:val="decimal"/>
      <w:lvlText w:val="1.%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A901071"/>
    <w:multiLevelType w:val="multilevel"/>
    <w:tmpl w:val="C4405B9C"/>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4">
    <w:nsid w:val="5B522B98"/>
    <w:multiLevelType w:val="hybridMultilevel"/>
    <w:tmpl w:val="6D88588E"/>
    <w:lvl w:ilvl="0" w:tplc="820A399C">
      <w:start w:val="1"/>
      <w:numFmt w:val="decimal"/>
      <w:lvlText w:val="5.%1"/>
      <w:lvlJc w:val="left"/>
      <w:pPr>
        <w:ind w:left="3162" w:hanging="360"/>
      </w:pPr>
      <w:rPr>
        <w:rFonts w:hint="default"/>
      </w:rPr>
    </w:lvl>
    <w:lvl w:ilvl="1" w:tplc="04090019" w:tentative="1">
      <w:start w:val="1"/>
      <w:numFmt w:val="lowerLetter"/>
      <w:lvlText w:val="%2."/>
      <w:lvlJc w:val="left"/>
      <w:pPr>
        <w:ind w:left="3882" w:hanging="360"/>
      </w:pPr>
    </w:lvl>
    <w:lvl w:ilvl="2" w:tplc="0409001B" w:tentative="1">
      <w:start w:val="1"/>
      <w:numFmt w:val="lowerRoman"/>
      <w:lvlText w:val="%3."/>
      <w:lvlJc w:val="right"/>
      <w:pPr>
        <w:ind w:left="4602" w:hanging="180"/>
      </w:pPr>
    </w:lvl>
    <w:lvl w:ilvl="3" w:tplc="0409000F" w:tentative="1">
      <w:start w:val="1"/>
      <w:numFmt w:val="decimal"/>
      <w:lvlText w:val="%4."/>
      <w:lvlJc w:val="left"/>
      <w:pPr>
        <w:ind w:left="5322" w:hanging="360"/>
      </w:pPr>
    </w:lvl>
    <w:lvl w:ilvl="4" w:tplc="04090019" w:tentative="1">
      <w:start w:val="1"/>
      <w:numFmt w:val="lowerLetter"/>
      <w:lvlText w:val="%5."/>
      <w:lvlJc w:val="left"/>
      <w:pPr>
        <w:ind w:left="6042" w:hanging="360"/>
      </w:pPr>
    </w:lvl>
    <w:lvl w:ilvl="5" w:tplc="0409001B" w:tentative="1">
      <w:start w:val="1"/>
      <w:numFmt w:val="lowerRoman"/>
      <w:lvlText w:val="%6."/>
      <w:lvlJc w:val="right"/>
      <w:pPr>
        <w:ind w:left="6762" w:hanging="180"/>
      </w:pPr>
    </w:lvl>
    <w:lvl w:ilvl="6" w:tplc="0409000F" w:tentative="1">
      <w:start w:val="1"/>
      <w:numFmt w:val="decimal"/>
      <w:lvlText w:val="%7."/>
      <w:lvlJc w:val="left"/>
      <w:pPr>
        <w:ind w:left="7482" w:hanging="360"/>
      </w:pPr>
    </w:lvl>
    <w:lvl w:ilvl="7" w:tplc="04090019" w:tentative="1">
      <w:start w:val="1"/>
      <w:numFmt w:val="lowerLetter"/>
      <w:lvlText w:val="%8."/>
      <w:lvlJc w:val="left"/>
      <w:pPr>
        <w:ind w:left="8202" w:hanging="360"/>
      </w:pPr>
    </w:lvl>
    <w:lvl w:ilvl="8" w:tplc="0409001B" w:tentative="1">
      <w:start w:val="1"/>
      <w:numFmt w:val="lowerRoman"/>
      <w:lvlText w:val="%9."/>
      <w:lvlJc w:val="right"/>
      <w:pPr>
        <w:ind w:left="8922" w:hanging="180"/>
      </w:pPr>
    </w:lvl>
  </w:abstractNum>
  <w:abstractNum w:abstractNumId="25">
    <w:nsid w:val="5DF1432A"/>
    <w:multiLevelType w:val="hybridMultilevel"/>
    <w:tmpl w:val="928A1BA6"/>
    <w:lvl w:ilvl="0" w:tplc="84205C38">
      <w:start w:val="1"/>
      <w:numFmt w:val="decimal"/>
      <w:lvlText w:val="4.1.%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6">
    <w:nsid w:val="5F837010"/>
    <w:multiLevelType w:val="hybridMultilevel"/>
    <w:tmpl w:val="EC18D2B8"/>
    <w:lvl w:ilvl="0" w:tplc="0416001B">
      <w:start w:val="1"/>
      <w:numFmt w:val="lowerRoman"/>
      <w:lvlText w:val="%1."/>
      <w:lvlJc w:val="righ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7">
    <w:nsid w:val="67945795"/>
    <w:multiLevelType w:val="hybridMultilevel"/>
    <w:tmpl w:val="790434B0"/>
    <w:lvl w:ilvl="0" w:tplc="8BC0B3B2">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E767E3A"/>
    <w:multiLevelType w:val="hybridMultilevel"/>
    <w:tmpl w:val="8C9A88EC"/>
    <w:lvl w:ilvl="0" w:tplc="64E07012">
      <w:start w:val="1"/>
      <w:numFmt w:val="lowerRoman"/>
      <w:lvlText w:val="%1."/>
      <w:lvlJc w:val="right"/>
      <w:pPr>
        <w:ind w:left="14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0B2CCF"/>
    <w:multiLevelType w:val="multilevel"/>
    <w:tmpl w:val="A08EE130"/>
    <w:lvl w:ilvl="0">
      <w:start w:val="1"/>
      <w:numFmt w:val="decimal"/>
      <w:lvlText w:val="6.%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0">
    <w:nsid w:val="758B2A54"/>
    <w:multiLevelType w:val="hybridMultilevel"/>
    <w:tmpl w:val="5658CAD6"/>
    <w:lvl w:ilvl="0" w:tplc="2A6E2A4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9F75C61"/>
    <w:multiLevelType w:val="hybridMultilevel"/>
    <w:tmpl w:val="703C2C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C4D7AF9"/>
    <w:multiLevelType w:val="hybridMultilevel"/>
    <w:tmpl w:val="FFAC08D8"/>
    <w:lvl w:ilvl="0" w:tplc="2A6E2A4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E957AD9"/>
    <w:multiLevelType w:val="hybridMultilevel"/>
    <w:tmpl w:val="703C2C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8"/>
  </w:num>
  <w:num w:numId="3">
    <w:abstractNumId w:val="8"/>
  </w:num>
  <w:num w:numId="4">
    <w:abstractNumId w:val="26"/>
  </w:num>
  <w:num w:numId="5">
    <w:abstractNumId w:val="16"/>
  </w:num>
  <w:num w:numId="6">
    <w:abstractNumId w:val="20"/>
  </w:num>
  <w:num w:numId="7">
    <w:abstractNumId w:val="19"/>
  </w:num>
  <w:num w:numId="8">
    <w:abstractNumId w:val="9"/>
  </w:num>
  <w:num w:numId="9">
    <w:abstractNumId w:val="32"/>
  </w:num>
  <w:num w:numId="10">
    <w:abstractNumId w:val="25"/>
  </w:num>
  <w:num w:numId="11">
    <w:abstractNumId w:val="12"/>
  </w:num>
  <w:num w:numId="12">
    <w:abstractNumId w:val="24"/>
  </w:num>
  <w:num w:numId="13">
    <w:abstractNumId w:val="18"/>
  </w:num>
  <w:num w:numId="14">
    <w:abstractNumId w:val="0"/>
  </w:num>
  <w:num w:numId="15">
    <w:abstractNumId w:val="15"/>
  </w:num>
  <w:num w:numId="16">
    <w:abstractNumId w:val="22"/>
  </w:num>
  <w:num w:numId="17">
    <w:abstractNumId w:val="27"/>
  </w:num>
  <w:num w:numId="18">
    <w:abstractNumId w:val="10"/>
  </w:num>
  <w:num w:numId="19">
    <w:abstractNumId w:val="29"/>
  </w:num>
  <w:num w:numId="20">
    <w:abstractNumId w:val="5"/>
  </w:num>
  <w:num w:numId="21">
    <w:abstractNumId w:val="13"/>
  </w:num>
  <w:num w:numId="22">
    <w:abstractNumId w:val="7"/>
  </w:num>
  <w:num w:numId="23">
    <w:abstractNumId w:val="3"/>
  </w:num>
  <w:num w:numId="24">
    <w:abstractNumId w:val="14"/>
  </w:num>
  <w:num w:numId="25">
    <w:abstractNumId w:val="31"/>
  </w:num>
  <w:num w:numId="26">
    <w:abstractNumId w:val="33"/>
  </w:num>
  <w:num w:numId="27">
    <w:abstractNumId w:val="6"/>
  </w:num>
  <w:num w:numId="28">
    <w:abstractNumId w:val="21"/>
  </w:num>
  <w:num w:numId="29">
    <w:abstractNumId w:val="23"/>
  </w:num>
  <w:num w:numId="30">
    <w:abstractNumId w:val="17"/>
  </w:num>
  <w:num w:numId="31">
    <w:abstractNumId w:val="2"/>
  </w:num>
  <w:num w:numId="32">
    <w:abstractNumId w:val="30"/>
  </w:num>
  <w:num w:numId="33">
    <w:abstractNumId w:val="4"/>
  </w:num>
  <w:num w:numId="3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isplayBackgroundShape/>
  <w:embedSystemFonts/>
  <w:proofState w:spelling="clean" w:grammar="clean"/>
  <w:trackRevisions/>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608F1"/>
    <w:rsid w:val="0000502E"/>
    <w:rsid w:val="00005362"/>
    <w:rsid w:val="00007231"/>
    <w:rsid w:val="000106C4"/>
    <w:rsid w:val="00011A15"/>
    <w:rsid w:val="000153B0"/>
    <w:rsid w:val="0001612F"/>
    <w:rsid w:val="000178D8"/>
    <w:rsid w:val="00026B51"/>
    <w:rsid w:val="00035178"/>
    <w:rsid w:val="00040EA7"/>
    <w:rsid w:val="00042F58"/>
    <w:rsid w:val="000431E8"/>
    <w:rsid w:val="00043B0B"/>
    <w:rsid w:val="00043C39"/>
    <w:rsid w:val="00044BE2"/>
    <w:rsid w:val="000454BC"/>
    <w:rsid w:val="000559D0"/>
    <w:rsid w:val="00064026"/>
    <w:rsid w:val="00064B10"/>
    <w:rsid w:val="00065247"/>
    <w:rsid w:val="0007011D"/>
    <w:rsid w:val="00072406"/>
    <w:rsid w:val="00076C0A"/>
    <w:rsid w:val="00077223"/>
    <w:rsid w:val="000775E8"/>
    <w:rsid w:val="00080ADE"/>
    <w:rsid w:val="00083539"/>
    <w:rsid w:val="0009366E"/>
    <w:rsid w:val="00093677"/>
    <w:rsid w:val="00093F71"/>
    <w:rsid w:val="00095536"/>
    <w:rsid w:val="000A2FC5"/>
    <w:rsid w:val="000B0A13"/>
    <w:rsid w:val="000B3E24"/>
    <w:rsid w:val="000C3406"/>
    <w:rsid w:val="000D12D8"/>
    <w:rsid w:val="000D7BE7"/>
    <w:rsid w:val="000E010D"/>
    <w:rsid w:val="000E0DC6"/>
    <w:rsid w:val="000E43C0"/>
    <w:rsid w:val="000E49C4"/>
    <w:rsid w:val="000E4EFF"/>
    <w:rsid w:val="000E574D"/>
    <w:rsid w:val="000F0DF3"/>
    <w:rsid w:val="000F15DC"/>
    <w:rsid w:val="000F1D01"/>
    <w:rsid w:val="000F2F59"/>
    <w:rsid w:val="000F3DEC"/>
    <w:rsid w:val="000F4AE2"/>
    <w:rsid w:val="00102BBA"/>
    <w:rsid w:val="00113574"/>
    <w:rsid w:val="001136D8"/>
    <w:rsid w:val="0011388C"/>
    <w:rsid w:val="001144AA"/>
    <w:rsid w:val="00114B9A"/>
    <w:rsid w:val="00117929"/>
    <w:rsid w:val="00120F1A"/>
    <w:rsid w:val="0012400C"/>
    <w:rsid w:val="00137606"/>
    <w:rsid w:val="00145EFB"/>
    <w:rsid w:val="001505AE"/>
    <w:rsid w:val="00160462"/>
    <w:rsid w:val="001660F1"/>
    <w:rsid w:val="00170FB9"/>
    <w:rsid w:val="00175BF9"/>
    <w:rsid w:val="00176358"/>
    <w:rsid w:val="00177A65"/>
    <w:rsid w:val="00180596"/>
    <w:rsid w:val="00191B6A"/>
    <w:rsid w:val="001A382B"/>
    <w:rsid w:val="001A7492"/>
    <w:rsid w:val="001A78CE"/>
    <w:rsid w:val="001B0CA5"/>
    <w:rsid w:val="001B4268"/>
    <w:rsid w:val="001B579C"/>
    <w:rsid w:val="001B5BD2"/>
    <w:rsid w:val="001B61A1"/>
    <w:rsid w:val="001C6DDA"/>
    <w:rsid w:val="001C7E26"/>
    <w:rsid w:val="001D0C22"/>
    <w:rsid w:val="001D41F7"/>
    <w:rsid w:val="001D4CAF"/>
    <w:rsid w:val="001D7C11"/>
    <w:rsid w:val="001E048A"/>
    <w:rsid w:val="001E13A6"/>
    <w:rsid w:val="001E184A"/>
    <w:rsid w:val="001E672D"/>
    <w:rsid w:val="001F3BD3"/>
    <w:rsid w:val="001F4596"/>
    <w:rsid w:val="00201AC5"/>
    <w:rsid w:val="00204DF9"/>
    <w:rsid w:val="00207883"/>
    <w:rsid w:val="00213F5B"/>
    <w:rsid w:val="00220EDE"/>
    <w:rsid w:val="0022419B"/>
    <w:rsid w:val="0022464E"/>
    <w:rsid w:val="00227413"/>
    <w:rsid w:val="00230073"/>
    <w:rsid w:val="00231F23"/>
    <w:rsid w:val="00243B10"/>
    <w:rsid w:val="0024566E"/>
    <w:rsid w:val="00250902"/>
    <w:rsid w:val="00251FAB"/>
    <w:rsid w:val="00252DD5"/>
    <w:rsid w:val="00253A24"/>
    <w:rsid w:val="002645F2"/>
    <w:rsid w:val="00265144"/>
    <w:rsid w:val="00266146"/>
    <w:rsid w:val="00270045"/>
    <w:rsid w:val="00280AE1"/>
    <w:rsid w:val="00282448"/>
    <w:rsid w:val="00284F0E"/>
    <w:rsid w:val="00285B5C"/>
    <w:rsid w:val="00287517"/>
    <w:rsid w:val="002921D4"/>
    <w:rsid w:val="0029322E"/>
    <w:rsid w:val="00293B16"/>
    <w:rsid w:val="00293CAE"/>
    <w:rsid w:val="0029423B"/>
    <w:rsid w:val="002969AE"/>
    <w:rsid w:val="00297A4E"/>
    <w:rsid w:val="002A0F6E"/>
    <w:rsid w:val="002A138A"/>
    <w:rsid w:val="002A3942"/>
    <w:rsid w:val="002A52A4"/>
    <w:rsid w:val="002A5F0E"/>
    <w:rsid w:val="002B2372"/>
    <w:rsid w:val="002B6144"/>
    <w:rsid w:val="002C02C6"/>
    <w:rsid w:val="002C5389"/>
    <w:rsid w:val="002D5478"/>
    <w:rsid w:val="002D5C57"/>
    <w:rsid w:val="002E5979"/>
    <w:rsid w:val="002E6734"/>
    <w:rsid w:val="002F3841"/>
    <w:rsid w:val="002F3D0D"/>
    <w:rsid w:val="002F4CD7"/>
    <w:rsid w:val="002F7707"/>
    <w:rsid w:val="00311246"/>
    <w:rsid w:val="003121AD"/>
    <w:rsid w:val="00314297"/>
    <w:rsid w:val="003226E3"/>
    <w:rsid w:val="00323516"/>
    <w:rsid w:val="00324A5D"/>
    <w:rsid w:val="00325530"/>
    <w:rsid w:val="00325E79"/>
    <w:rsid w:val="003264A5"/>
    <w:rsid w:val="00332DBA"/>
    <w:rsid w:val="00333613"/>
    <w:rsid w:val="00333C81"/>
    <w:rsid w:val="0033711B"/>
    <w:rsid w:val="0034177B"/>
    <w:rsid w:val="00341E1D"/>
    <w:rsid w:val="0034317C"/>
    <w:rsid w:val="0034367A"/>
    <w:rsid w:val="00345305"/>
    <w:rsid w:val="00347B47"/>
    <w:rsid w:val="00347FA2"/>
    <w:rsid w:val="003517EB"/>
    <w:rsid w:val="00351E85"/>
    <w:rsid w:val="003531CE"/>
    <w:rsid w:val="00353F9C"/>
    <w:rsid w:val="003549AD"/>
    <w:rsid w:val="00360DFA"/>
    <w:rsid w:val="00367BBB"/>
    <w:rsid w:val="00372F2D"/>
    <w:rsid w:val="0037395C"/>
    <w:rsid w:val="00376026"/>
    <w:rsid w:val="00376721"/>
    <w:rsid w:val="0038215A"/>
    <w:rsid w:val="00383EFC"/>
    <w:rsid w:val="0038524F"/>
    <w:rsid w:val="003923AE"/>
    <w:rsid w:val="003926E1"/>
    <w:rsid w:val="003933AA"/>
    <w:rsid w:val="003936C9"/>
    <w:rsid w:val="003A6DC7"/>
    <w:rsid w:val="003A78F2"/>
    <w:rsid w:val="003A79E9"/>
    <w:rsid w:val="003B1272"/>
    <w:rsid w:val="003B6EBB"/>
    <w:rsid w:val="003C1C61"/>
    <w:rsid w:val="003C4CC8"/>
    <w:rsid w:val="003D04B2"/>
    <w:rsid w:val="003D0B4C"/>
    <w:rsid w:val="003D2B99"/>
    <w:rsid w:val="003D3229"/>
    <w:rsid w:val="003D4A1A"/>
    <w:rsid w:val="003D71A1"/>
    <w:rsid w:val="003E1FDF"/>
    <w:rsid w:val="003E33FE"/>
    <w:rsid w:val="003E4A0E"/>
    <w:rsid w:val="003E5ADF"/>
    <w:rsid w:val="003E6C64"/>
    <w:rsid w:val="003E7E96"/>
    <w:rsid w:val="003F1460"/>
    <w:rsid w:val="003F25FF"/>
    <w:rsid w:val="003F5145"/>
    <w:rsid w:val="004066EE"/>
    <w:rsid w:val="004118D6"/>
    <w:rsid w:val="00417753"/>
    <w:rsid w:val="004220D2"/>
    <w:rsid w:val="00422114"/>
    <w:rsid w:val="00424C4A"/>
    <w:rsid w:val="00425483"/>
    <w:rsid w:val="00427859"/>
    <w:rsid w:val="0043151D"/>
    <w:rsid w:val="00432064"/>
    <w:rsid w:val="00432EEC"/>
    <w:rsid w:val="004351D4"/>
    <w:rsid w:val="00435248"/>
    <w:rsid w:val="0044068F"/>
    <w:rsid w:val="00443471"/>
    <w:rsid w:val="004441D5"/>
    <w:rsid w:val="00447F6F"/>
    <w:rsid w:val="004503F0"/>
    <w:rsid w:val="00455795"/>
    <w:rsid w:val="004571C5"/>
    <w:rsid w:val="004575DB"/>
    <w:rsid w:val="004610DD"/>
    <w:rsid w:val="004619BB"/>
    <w:rsid w:val="00462BC4"/>
    <w:rsid w:val="004640C8"/>
    <w:rsid w:val="00470004"/>
    <w:rsid w:val="00473AFD"/>
    <w:rsid w:val="00473D7B"/>
    <w:rsid w:val="004767B4"/>
    <w:rsid w:val="004767CB"/>
    <w:rsid w:val="00476B06"/>
    <w:rsid w:val="00483A7D"/>
    <w:rsid w:val="00483E23"/>
    <w:rsid w:val="00495824"/>
    <w:rsid w:val="00497C04"/>
    <w:rsid w:val="004A7831"/>
    <w:rsid w:val="004B277E"/>
    <w:rsid w:val="004C3E6C"/>
    <w:rsid w:val="004D06D8"/>
    <w:rsid w:val="004D15E8"/>
    <w:rsid w:val="004D3798"/>
    <w:rsid w:val="004F2A25"/>
    <w:rsid w:val="004F351E"/>
    <w:rsid w:val="004F43D2"/>
    <w:rsid w:val="004F6F3B"/>
    <w:rsid w:val="005028D5"/>
    <w:rsid w:val="00505EEB"/>
    <w:rsid w:val="005068C6"/>
    <w:rsid w:val="00510D22"/>
    <w:rsid w:val="00510DD0"/>
    <w:rsid w:val="00515F9E"/>
    <w:rsid w:val="00521B18"/>
    <w:rsid w:val="0052277F"/>
    <w:rsid w:val="00524DA2"/>
    <w:rsid w:val="00525A11"/>
    <w:rsid w:val="00526A4F"/>
    <w:rsid w:val="00526B9F"/>
    <w:rsid w:val="005302F6"/>
    <w:rsid w:val="00531EEC"/>
    <w:rsid w:val="005347A2"/>
    <w:rsid w:val="00535653"/>
    <w:rsid w:val="00543938"/>
    <w:rsid w:val="005457E8"/>
    <w:rsid w:val="00547305"/>
    <w:rsid w:val="005539C4"/>
    <w:rsid w:val="00556CA6"/>
    <w:rsid w:val="00557344"/>
    <w:rsid w:val="00562008"/>
    <w:rsid w:val="00563FD3"/>
    <w:rsid w:val="00564310"/>
    <w:rsid w:val="00564F2B"/>
    <w:rsid w:val="00565F8A"/>
    <w:rsid w:val="005675B6"/>
    <w:rsid w:val="005720BE"/>
    <w:rsid w:val="00572D2C"/>
    <w:rsid w:val="00575AA8"/>
    <w:rsid w:val="00583588"/>
    <w:rsid w:val="005868F0"/>
    <w:rsid w:val="005917C0"/>
    <w:rsid w:val="00593CD4"/>
    <w:rsid w:val="005942D8"/>
    <w:rsid w:val="00594917"/>
    <w:rsid w:val="0059534D"/>
    <w:rsid w:val="005968B3"/>
    <w:rsid w:val="005A5C91"/>
    <w:rsid w:val="005A5E02"/>
    <w:rsid w:val="005A6FBD"/>
    <w:rsid w:val="005A78B9"/>
    <w:rsid w:val="005B1120"/>
    <w:rsid w:val="005B259C"/>
    <w:rsid w:val="005B6E94"/>
    <w:rsid w:val="005C1F41"/>
    <w:rsid w:val="005C20EF"/>
    <w:rsid w:val="005C31A7"/>
    <w:rsid w:val="005C3235"/>
    <w:rsid w:val="005D34A2"/>
    <w:rsid w:val="005D34AE"/>
    <w:rsid w:val="005D456C"/>
    <w:rsid w:val="005D515E"/>
    <w:rsid w:val="005D6632"/>
    <w:rsid w:val="005E400D"/>
    <w:rsid w:val="005E6969"/>
    <w:rsid w:val="005E6986"/>
    <w:rsid w:val="005F0270"/>
    <w:rsid w:val="005F1026"/>
    <w:rsid w:val="005F295A"/>
    <w:rsid w:val="005F2AB5"/>
    <w:rsid w:val="005F2BCB"/>
    <w:rsid w:val="00600149"/>
    <w:rsid w:val="006025E2"/>
    <w:rsid w:val="00603A01"/>
    <w:rsid w:val="006042FC"/>
    <w:rsid w:val="00605276"/>
    <w:rsid w:val="006064F9"/>
    <w:rsid w:val="006201C4"/>
    <w:rsid w:val="00624482"/>
    <w:rsid w:val="006252CE"/>
    <w:rsid w:val="00625DEE"/>
    <w:rsid w:val="00627362"/>
    <w:rsid w:val="00627F6C"/>
    <w:rsid w:val="00633462"/>
    <w:rsid w:val="00637B45"/>
    <w:rsid w:val="006408C1"/>
    <w:rsid w:val="0064561C"/>
    <w:rsid w:val="0065358E"/>
    <w:rsid w:val="00661CD5"/>
    <w:rsid w:val="00666483"/>
    <w:rsid w:val="006702C1"/>
    <w:rsid w:val="00671D2E"/>
    <w:rsid w:val="00675DA2"/>
    <w:rsid w:val="0067791D"/>
    <w:rsid w:val="00680E67"/>
    <w:rsid w:val="006827A0"/>
    <w:rsid w:val="00695FEE"/>
    <w:rsid w:val="006A2911"/>
    <w:rsid w:val="006A651E"/>
    <w:rsid w:val="006B15F4"/>
    <w:rsid w:val="006B19BA"/>
    <w:rsid w:val="006B4CF9"/>
    <w:rsid w:val="006B5214"/>
    <w:rsid w:val="006C004D"/>
    <w:rsid w:val="006C23DF"/>
    <w:rsid w:val="006C2745"/>
    <w:rsid w:val="006C4037"/>
    <w:rsid w:val="006C5D2A"/>
    <w:rsid w:val="006C74CA"/>
    <w:rsid w:val="006D301C"/>
    <w:rsid w:val="006D47DF"/>
    <w:rsid w:val="006D548B"/>
    <w:rsid w:val="006D6421"/>
    <w:rsid w:val="006E0D25"/>
    <w:rsid w:val="006E190C"/>
    <w:rsid w:val="006E4E1A"/>
    <w:rsid w:val="006E60A6"/>
    <w:rsid w:val="006E6760"/>
    <w:rsid w:val="006F1CE2"/>
    <w:rsid w:val="006F2118"/>
    <w:rsid w:val="006F2A6A"/>
    <w:rsid w:val="007040E2"/>
    <w:rsid w:val="0070547A"/>
    <w:rsid w:val="007069A6"/>
    <w:rsid w:val="00713FD2"/>
    <w:rsid w:val="00715F4B"/>
    <w:rsid w:val="00717FBD"/>
    <w:rsid w:val="00723A73"/>
    <w:rsid w:val="00726345"/>
    <w:rsid w:val="00733A58"/>
    <w:rsid w:val="0073461D"/>
    <w:rsid w:val="00734BAC"/>
    <w:rsid w:val="007352BD"/>
    <w:rsid w:val="00742181"/>
    <w:rsid w:val="0074277D"/>
    <w:rsid w:val="00743CA0"/>
    <w:rsid w:val="0074633A"/>
    <w:rsid w:val="007518FB"/>
    <w:rsid w:val="00753DB0"/>
    <w:rsid w:val="007559B3"/>
    <w:rsid w:val="007567E8"/>
    <w:rsid w:val="00757023"/>
    <w:rsid w:val="007570B2"/>
    <w:rsid w:val="00757553"/>
    <w:rsid w:val="00757AF6"/>
    <w:rsid w:val="0076313E"/>
    <w:rsid w:val="00781969"/>
    <w:rsid w:val="00782451"/>
    <w:rsid w:val="0078259F"/>
    <w:rsid w:val="007851DD"/>
    <w:rsid w:val="007871C8"/>
    <w:rsid w:val="007913CE"/>
    <w:rsid w:val="00792A6D"/>
    <w:rsid w:val="00794531"/>
    <w:rsid w:val="00796D0F"/>
    <w:rsid w:val="007A11FD"/>
    <w:rsid w:val="007A73B9"/>
    <w:rsid w:val="007B29DD"/>
    <w:rsid w:val="007B3238"/>
    <w:rsid w:val="007B443F"/>
    <w:rsid w:val="007B45E5"/>
    <w:rsid w:val="007B6123"/>
    <w:rsid w:val="007B72AB"/>
    <w:rsid w:val="007C09F3"/>
    <w:rsid w:val="007C38FE"/>
    <w:rsid w:val="007C5CB2"/>
    <w:rsid w:val="007D1DC9"/>
    <w:rsid w:val="007D2454"/>
    <w:rsid w:val="007E536D"/>
    <w:rsid w:val="007E5C00"/>
    <w:rsid w:val="007E7856"/>
    <w:rsid w:val="007F2705"/>
    <w:rsid w:val="007F28BA"/>
    <w:rsid w:val="007F4EB8"/>
    <w:rsid w:val="008010D4"/>
    <w:rsid w:val="00801232"/>
    <w:rsid w:val="008027C9"/>
    <w:rsid w:val="008049DF"/>
    <w:rsid w:val="008067EE"/>
    <w:rsid w:val="00814F8D"/>
    <w:rsid w:val="008257C1"/>
    <w:rsid w:val="00825C4F"/>
    <w:rsid w:val="00825E92"/>
    <w:rsid w:val="008314C4"/>
    <w:rsid w:val="00832A25"/>
    <w:rsid w:val="00835C92"/>
    <w:rsid w:val="00840643"/>
    <w:rsid w:val="0084163A"/>
    <w:rsid w:val="00842C73"/>
    <w:rsid w:val="00844D44"/>
    <w:rsid w:val="00845518"/>
    <w:rsid w:val="008512CC"/>
    <w:rsid w:val="00852709"/>
    <w:rsid w:val="00854FFC"/>
    <w:rsid w:val="008561D0"/>
    <w:rsid w:val="00860284"/>
    <w:rsid w:val="008608F1"/>
    <w:rsid w:val="008617D7"/>
    <w:rsid w:val="008637C1"/>
    <w:rsid w:val="00866953"/>
    <w:rsid w:val="00874264"/>
    <w:rsid w:val="0088076C"/>
    <w:rsid w:val="00881FA7"/>
    <w:rsid w:val="00885909"/>
    <w:rsid w:val="00886920"/>
    <w:rsid w:val="008871A4"/>
    <w:rsid w:val="00891081"/>
    <w:rsid w:val="00895FED"/>
    <w:rsid w:val="008A1A4C"/>
    <w:rsid w:val="008A1B9C"/>
    <w:rsid w:val="008A4291"/>
    <w:rsid w:val="008A6F1B"/>
    <w:rsid w:val="008A707E"/>
    <w:rsid w:val="008B0DA9"/>
    <w:rsid w:val="008B12BD"/>
    <w:rsid w:val="008B3876"/>
    <w:rsid w:val="008C772A"/>
    <w:rsid w:val="008D18CB"/>
    <w:rsid w:val="008F18C2"/>
    <w:rsid w:val="008F2E4E"/>
    <w:rsid w:val="009023EE"/>
    <w:rsid w:val="0090353A"/>
    <w:rsid w:val="00906607"/>
    <w:rsid w:val="0091057B"/>
    <w:rsid w:val="00911FCA"/>
    <w:rsid w:val="00915F14"/>
    <w:rsid w:val="00921C91"/>
    <w:rsid w:val="009300FF"/>
    <w:rsid w:val="0093105C"/>
    <w:rsid w:val="00932FAA"/>
    <w:rsid w:val="009332D2"/>
    <w:rsid w:val="00933624"/>
    <w:rsid w:val="00937160"/>
    <w:rsid w:val="00940486"/>
    <w:rsid w:val="00941A90"/>
    <w:rsid w:val="0094461B"/>
    <w:rsid w:val="00946022"/>
    <w:rsid w:val="00946B44"/>
    <w:rsid w:val="00946D75"/>
    <w:rsid w:val="00950441"/>
    <w:rsid w:val="009510D3"/>
    <w:rsid w:val="00951E2E"/>
    <w:rsid w:val="00957BD0"/>
    <w:rsid w:val="0096090A"/>
    <w:rsid w:val="009655C5"/>
    <w:rsid w:val="009670BD"/>
    <w:rsid w:val="00971281"/>
    <w:rsid w:val="0097416B"/>
    <w:rsid w:val="00974BDE"/>
    <w:rsid w:val="00983088"/>
    <w:rsid w:val="00985D97"/>
    <w:rsid w:val="00985FA8"/>
    <w:rsid w:val="00994B39"/>
    <w:rsid w:val="009A2596"/>
    <w:rsid w:val="009A56BB"/>
    <w:rsid w:val="009B1E1E"/>
    <w:rsid w:val="009B38AB"/>
    <w:rsid w:val="009B45AC"/>
    <w:rsid w:val="009B6E61"/>
    <w:rsid w:val="009C4AFF"/>
    <w:rsid w:val="009C632D"/>
    <w:rsid w:val="009D70D1"/>
    <w:rsid w:val="009E030D"/>
    <w:rsid w:val="009E2826"/>
    <w:rsid w:val="009E4286"/>
    <w:rsid w:val="009E6057"/>
    <w:rsid w:val="009E726E"/>
    <w:rsid w:val="009F0012"/>
    <w:rsid w:val="009F0FCD"/>
    <w:rsid w:val="009F101A"/>
    <w:rsid w:val="009F38E3"/>
    <w:rsid w:val="009F43F0"/>
    <w:rsid w:val="009F4B96"/>
    <w:rsid w:val="009F53BE"/>
    <w:rsid w:val="00A00036"/>
    <w:rsid w:val="00A04314"/>
    <w:rsid w:val="00A065D0"/>
    <w:rsid w:val="00A11D69"/>
    <w:rsid w:val="00A12E46"/>
    <w:rsid w:val="00A173F3"/>
    <w:rsid w:val="00A22AAA"/>
    <w:rsid w:val="00A302BA"/>
    <w:rsid w:val="00A32AA9"/>
    <w:rsid w:val="00A342C9"/>
    <w:rsid w:val="00A34B95"/>
    <w:rsid w:val="00A3640F"/>
    <w:rsid w:val="00A37642"/>
    <w:rsid w:val="00A40B3A"/>
    <w:rsid w:val="00A41686"/>
    <w:rsid w:val="00A42907"/>
    <w:rsid w:val="00A50202"/>
    <w:rsid w:val="00A5146F"/>
    <w:rsid w:val="00A519E7"/>
    <w:rsid w:val="00A56F93"/>
    <w:rsid w:val="00A57E9D"/>
    <w:rsid w:val="00A64916"/>
    <w:rsid w:val="00A75700"/>
    <w:rsid w:val="00A75934"/>
    <w:rsid w:val="00A76915"/>
    <w:rsid w:val="00A76FD4"/>
    <w:rsid w:val="00A820E4"/>
    <w:rsid w:val="00A86536"/>
    <w:rsid w:val="00A86891"/>
    <w:rsid w:val="00A93BFB"/>
    <w:rsid w:val="00AA3326"/>
    <w:rsid w:val="00AA3E01"/>
    <w:rsid w:val="00AA4006"/>
    <w:rsid w:val="00AA58DF"/>
    <w:rsid w:val="00AA5E11"/>
    <w:rsid w:val="00AB281A"/>
    <w:rsid w:val="00AB669A"/>
    <w:rsid w:val="00AC3AD5"/>
    <w:rsid w:val="00AC657B"/>
    <w:rsid w:val="00AC6616"/>
    <w:rsid w:val="00AD52B1"/>
    <w:rsid w:val="00AD5F52"/>
    <w:rsid w:val="00AE28D8"/>
    <w:rsid w:val="00AE387B"/>
    <w:rsid w:val="00AE7DC8"/>
    <w:rsid w:val="00AE7E3C"/>
    <w:rsid w:val="00AF2175"/>
    <w:rsid w:val="00AF2188"/>
    <w:rsid w:val="00AF2EF6"/>
    <w:rsid w:val="00AF5E65"/>
    <w:rsid w:val="00AF7D92"/>
    <w:rsid w:val="00B01881"/>
    <w:rsid w:val="00B01AB2"/>
    <w:rsid w:val="00B30A5D"/>
    <w:rsid w:val="00B310B7"/>
    <w:rsid w:val="00B3214B"/>
    <w:rsid w:val="00B331A3"/>
    <w:rsid w:val="00B33715"/>
    <w:rsid w:val="00B34C46"/>
    <w:rsid w:val="00B366FB"/>
    <w:rsid w:val="00B373E4"/>
    <w:rsid w:val="00B42A2B"/>
    <w:rsid w:val="00B43031"/>
    <w:rsid w:val="00B4545B"/>
    <w:rsid w:val="00B475BE"/>
    <w:rsid w:val="00B501BE"/>
    <w:rsid w:val="00B50B34"/>
    <w:rsid w:val="00B51C27"/>
    <w:rsid w:val="00B6376A"/>
    <w:rsid w:val="00B64E98"/>
    <w:rsid w:val="00B6585F"/>
    <w:rsid w:val="00B7191A"/>
    <w:rsid w:val="00B76455"/>
    <w:rsid w:val="00B80D34"/>
    <w:rsid w:val="00B81F8C"/>
    <w:rsid w:val="00B8280F"/>
    <w:rsid w:val="00B85198"/>
    <w:rsid w:val="00B861F1"/>
    <w:rsid w:val="00B91230"/>
    <w:rsid w:val="00B93DC9"/>
    <w:rsid w:val="00B95B38"/>
    <w:rsid w:val="00B96F65"/>
    <w:rsid w:val="00BA02F3"/>
    <w:rsid w:val="00BA05A1"/>
    <w:rsid w:val="00BA0797"/>
    <w:rsid w:val="00BA1B73"/>
    <w:rsid w:val="00BA559F"/>
    <w:rsid w:val="00BC0B78"/>
    <w:rsid w:val="00BC20D0"/>
    <w:rsid w:val="00BC2D5A"/>
    <w:rsid w:val="00BC68EF"/>
    <w:rsid w:val="00BC7533"/>
    <w:rsid w:val="00BD03B6"/>
    <w:rsid w:val="00BD32CF"/>
    <w:rsid w:val="00BD48A5"/>
    <w:rsid w:val="00BD4B20"/>
    <w:rsid w:val="00BE043C"/>
    <w:rsid w:val="00BE1DB7"/>
    <w:rsid w:val="00BE2DC9"/>
    <w:rsid w:val="00BE410C"/>
    <w:rsid w:val="00BE58FF"/>
    <w:rsid w:val="00BE5FDF"/>
    <w:rsid w:val="00BE7B37"/>
    <w:rsid w:val="00BF2106"/>
    <w:rsid w:val="00BF2126"/>
    <w:rsid w:val="00C041C4"/>
    <w:rsid w:val="00C11910"/>
    <w:rsid w:val="00C12C3D"/>
    <w:rsid w:val="00C17567"/>
    <w:rsid w:val="00C207E0"/>
    <w:rsid w:val="00C312FA"/>
    <w:rsid w:val="00C32DFF"/>
    <w:rsid w:val="00C34909"/>
    <w:rsid w:val="00C37115"/>
    <w:rsid w:val="00C375D9"/>
    <w:rsid w:val="00C414A3"/>
    <w:rsid w:val="00C4639A"/>
    <w:rsid w:val="00C52663"/>
    <w:rsid w:val="00C54482"/>
    <w:rsid w:val="00C56229"/>
    <w:rsid w:val="00C56D70"/>
    <w:rsid w:val="00C644F3"/>
    <w:rsid w:val="00C6583E"/>
    <w:rsid w:val="00C677C1"/>
    <w:rsid w:val="00C720A2"/>
    <w:rsid w:val="00C72813"/>
    <w:rsid w:val="00C756B3"/>
    <w:rsid w:val="00C760C3"/>
    <w:rsid w:val="00C8246F"/>
    <w:rsid w:val="00C82588"/>
    <w:rsid w:val="00C853A1"/>
    <w:rsid w:val="00C86A64"/>
    <w:rsid w:val="00C87EA5"/>
    <w:rsid w:val="00C93086"/>
    <w:rsid w:val="00C930DE"/>
    <w:rsid w:val="00C93719"/>
    <w:rsid w:val="00C940C8"/>
    <w:rsid w:val="00C96F34"/>
    <w:rsid w:val="00CA209D"/>
    <w:rsid w:val="00CA4896"/>
    <w:rsid w:val="00CB04EB"/>
    <w:rsid w:val="00CB3537"/>
    <w:rsid w:val="00CC0382"/>
    <w:rsid w:val="00CC256F"/>
    <w:rsid w:val="00CC28CC"/>
    <w:rsid w:val="00CC39A9"/>
    <w:rsid w:val="00CD4716"/>
    <w:rsid w:val="00CE65D3"/>
    <w:rsid w:val="00CE77E3"/>
    <w:rsid w:val="00CF1D3A"/>
    <w:rsid w:val="00CF2701"/>
    <w:rsid w:val="00CF5AF5"/>
    <w:rsid w:val="00CF687B"/>
    <w:rsid w:val="00D005ED"/>
    <w:rsid w:val="00D0223A"/>
    <w:rsid w:val="00D027CB"/>
    <w:rsid w:val="00D05275"/>
    <w:rsid w:val="00D068B5"/>
    <w:rsid w:val="00D10C38"/>
    <w:rsid w:val="00D132AF"/>
    <w:rsid w:val="00D147A2"/>
    <w:rsid w:val="00D2547A"/>
    <w:rsid w:val="00D3198D"/>
    <w:rsid w:val="00D35578"/>
    <w:rsid w:val="00D405A2"/>
    <w:rsid w:val="00D43281"/>
    <w:rsid w:val="00D43D55"/>
    <w:rsid w:val="00D467FD"/>
    <w:rsid w:val="00D523B9"/>
    <w:rsid w:val="00D5342C"/>
    <w:rsid w:val="00D55A89"/>
    <w:rsid w:val="00D56570"/>
    <w:rsid w:val="00D61D66"/>
    <w:rsid w:val="00D63801"/>
    <w:rsid w:val="00D654B5"/>
    <w:rsid w:val="00D66876"/>
    <w:rsid w:val="00D704B4"/>
    <w:rsid w:val="00D739F8"/>
    <w:rsid w:val="00D74DB7"/>
    <w:rsid w:val="00D75377"/>
    <w:rsid w:val="00D76469"/>
    <w:rsid w:val="00D76B7A"/>
    <w:rsid w:val="00D83E7D"/>
    <w:rsid w:val="00D840B7"/>
    <w:rsid w:val="00D91443"/>
    <w:rsid w:val="00D91C81"/>
    <w:rsid w:val="00D93B8E"/>
    <w:rsid w:val="00D959FA"/>
    <w:rsid w:val="00DA116A"/>
    <w:rsid w:val="00DA3D45"/>
    <w:rsid w:val="00DA42BF"/>
    <w:rsid w:val="00DA434F"/>
    <w:rsid w:val="00DB1DE2"/>
    <w:rsid w:val="00DC0B69"/>
    <w:rsid w:val="00DC0B82"/>
    <w:rsid w:val="00DC2099"/>
    <w:rsid w:val="00DD21D3"/>
    <w:rsid w:val="00DD78F5"/>
    <w:rsid w:val="00DE0546"/>
    <w:rsid w:val="00DE3568"/>
    <w:rsid w:val="00DE6B1C"/>
    <w:rsid w:val="00DF263A"/>
    <w:rsid w:val="00DF2DE3"/>
    <w:rsid w:val="00DF3074"/>
    <w:rsid w:val="00E00075"/>
    <w:rsid w:val="00E001C0"/>
    <w:rsid w:val="00E029ED"/>
    <w:rsid w:val="00E05EFE"/>
    <w:rsid w:val="00E13DF4"/>
    <w:rsid w:val="00E13F4D"/>
    <w:rsid w:val="00E14F5D"/>
    <w:rsid w:val="00E24D3A"/>
    <w:rsid w:val="00E30AD6"/>
    <w:rsid w:val="00E31B6D"/>
    <w:rsid w:val="00E344DB"/>
    <w:rsid w:val="00E367A3"/>
    <w:rsid w:val="00E40B6C"/>
    <w:rsid w:val="00E44A7A"/>
    <w:rsid w:val="00E561E8"/>
    <w:rsid w:val="00E60F72"/>
    <w:rsid w:val="00E61A96"/>
    <w:rsid w:val="00E6547C"/>
    <w:rsid w:val="00E66F15"/>
    <w:rsid w:val="00E730FF"/>
    <w:rsid w:val="00E733C6"/>
    <w:rsid w:val="00E74AE6"/>
    <w:rsid w:val="00E764A9"/>
    <w:rsid w:val="00E76E3F"/>
    <w:rsid w:val="00E81950"/>
    <w:rsid w:val="00E82265"/>
    <w:rsid w:val="00E85A75"/>
    <w:rsid w:val="00E9011C"/>
    <w:rsid w:val="00E93BE9"/>
    <w:rsid w:val="00E940B0"/>
    <w:rsid w:val="00EA0E65"/>
    <w:rsid w:val="00EA182A"/>
    <w:rsid w:val="00EA1978"/>
    <w:rsid w:val="00EA3F99"/>
    <w:rsid w:val="00EA53D8"/>
    <w:rsid w:val="00EB5DE5"/>
    <w:rsid w:val="00EB5E2A"/>
    <w:rsid w:val="00EB79A6"/>
    <w:rsid w:val="00EC311E"/>
    <w:rsid w:val="00EC3484"/>
    <w:rsid w:val="00ED0E7C"/>
    <w:rsid w:val="00ED1CE5"/>
    <w:rsid w:val="00ED2B44"/>
    <w:rsid w:val="00ED2DC1"/>
    <w:rsid w:val="00ED2FE2"/>
    <w:rsid w:val="00EE155C"/>
    <w:rsid w:val="00EE2C94"/>
    <w:rsid w:val="00EF0DDB"/>
    <w:rsid w:val="00EF0F03"/>
    <w:rsid w:val="00F00B50"/>
    <w:rsid w:val="00F0174D"/>
    <w:rsid w:val="00F03183"/>
    <w:rsid w:val="00F1012D"/>
    <w:rsid w:val="00F11451"/>
    <w:rsid w:val="00F1730C"/>
    <w:rsid w:val="00F20309"/>
    <w:rsid w:val="00F230C5"/>
    <w:rsid w:val="00F230C9"/>
    <w:rsid w:val="00F249E7"/>
    <w:rsid w:val="00F25CB9"/>
    <w:rsid w:val="00F31A68"/>
    <w:rsid w:val="00F33CFE"/>
    <w:rsid w:val="00F35342"/>
    <w:rsid w:val="00F5450E"/>
    <w:rsid w:val="00F55630"/>
    <w:rsid w:val="00F5599F"/>
    <w:rsid w:val="00F66618"/>
    <w:rsid w:val="00F72286"/>
    <w:rsid w:val="00F8180D"/>
    <w:rsid w:val="00F900B5"/>
    <w:rsid w:val="00F914C2"/>
    <w:rsid w:val="00F95589"/>
    <w:rsid w:val="00F958E7"/>
    <w:rsid w:val="00F975C5"/>
    <w:rsid w:val="00FA55E6"/>
    <w:rsid w:val="00FA6615"/>
    <w:rsid w:val="00FA74FC"/>
    <w:rsid w:val="00FB0CF7"/>
    <w:rsid w:val="00FB6C18"/>
    <w:rsid w:val="00FC0994"/>
    <w:rsid w:val="00FC33A7"/>
    <w:rsid w:val="00FC70AB"/>
    <w:rsid w:val="00FD1E40"/>
    <w:rsid w:val="00FD3894"/>
    <w:rsid w:val="00FD519B"/>
    <w:rsid w:val="00FD7AFC"/>
    <w:rsid w:val="00FE092B"/>
    <w:rsid w:val="00FE518C"/>
    <w:rsid w:val="00FE676B"/>
    <w:rsid w:val="00FE7A33"/>
    <w:rsid w:val="00FF38A1"/>
    <w:rsid w:val="00FF586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oNotEmbedSmartTags/>
  <w:decimalSymbol w:val=","/>
  <w:listSeparator w:val=";"/>
  <w14:docId w14:val="5CAC0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FBD"/>
    <w:pPr>
      <w:suppressAutoHyphens/>
      <w:spacing w:line="480" w:lineRule="auto"/>
      <w:jc w:val="both"/>
    </w:pPr>
    <w:rPr>
      <w:rFonts w:ascii="Arial" w:hAnsi="Arial"/>
      <w:sz w:val="24"/>
      <w:szCs w:val="24"/>
      <w:lang w:eastAsia="zh-CN"/>
    </w:rPr>
  </w:style>
  <w:style w:type="paragraph" w:styleId="Heading1">
    <w:name w:val="heading 1"/>
    <w:basedOn w:val="Normal"/>
    <w:next w:val="Normal"/>
    <w:qFormat/>
    <w:rsid w:val="00717FBD"/>
    <w:pPr>
      <w:keepNext/>
      <w:numPr>
        <w:numId w:val="1"/>
      </w:numPr>
      <w:tabs>
        <w:tab w:val="left" w:pos="720"/>
      </w:tabs>
      <w:outlineLvl w:val="0"/>
    </w:pPr>
    <w:rPr>
      <w:rFonts w:cs="Arial"/>
      <w:b/>
      <w:bCs/>
      <w:caps/>
      <w:sz w:val="28"/>
    </w:rPr>
  </w:style>
  <w:style w:type="paragraph" w:styleId="Heading2">
    <w:name w:val="heading 2"/>
    <w:basedOn w:val="Normal"/>
    <w:next w:val="Normal"/>
    <w:link w:val="Heading2Char"/>
    <w:qFormat/>
    <w:rsid w:val="00717FBD"/>
    <w:pPr>
      <w:keepNext/>
      <w:numPr>
        <w:ilvl w:val="1"/>
        <w:numId w:val="1"/>
      </w:numPr>
      <w:outlineLvl w:val="1"/>
    </w:pPr>
    <w:rPr>
      <w:b/>
      <w:caps/>
    </w:rPr>
  </w:style>
  <w:style w:type="paragraph" w:styleId="Heading3">
    <w:name w:val="heading 3"/>
    <w:basedOn w:val="Normal"/>
    <w:next w:val="Normal"/>
    <w:link w:val="Heading3Char"/>
    <w:qFormat/>
    <w:rsid w:val="00717FBD"/>
    <w:pPr>
      <w:numPr>
        <w:ilvl w:val="2"/>
        <w:numId w:val="1"/>
      </w:numPr>
      <w:outlineLvl w:val="2"/>
    </w:pPr>
    <w:rPr>
      <w:b/>
    </w:rPr>
  </w:style>
  <w:style w:type="paragraph" w:styleId="Heading4">
    <w:name w:val="heading 4"/>
    <w:basedOn w:val="Normal"/>
    <w:next w:val="Normal"/>
    <w:qFormat/>
    <w:rsid w:val="00717FBD"/>
    <w:pPr>
      <w:keepNext/>
      <w:numPr>
        <w:ilvl w:val="3"/>
        <w:numId w:val="1"/>
      </w:numPr>
      <w:jc w:val="center"/>
      <w:outlineLvl w:val="3"/>
    </w:pPr>
    <w:rPr>
      <w:rFonts w:cs="Arial"/>
      <w:b/>
      <w:bCs/>
      <w:caps/>
      <w:sz w:val="28"/>
    </w:rPr>
  </w:style>
  <w:style w:type="paragraph" w:styleId="Heading5">
    <w:name w:val="heading 5"/>
    <w:basedOn w:val="Normal"/>
    <w:next w:val="Normal"/>
    <w:qFormat/>
    <w:rsid w:val="00717FBD"/>
    <w:pPr>
      <w:numPr>
        <w:ilvl w:val="4"/>
        <w:numId w:val="1"/>
      </w:numPr>
      <w:spacing w:before="240" w:after="60"/>
      <w:outlineLvl w:val="4"/>
    </w:pPr>
    <w:rPr>
      <w:b/>
      <w:bCs/>
      <w:i/>
      <w:iCs/>
      <w:sz w:val="26"/>
      <w:szCs w:val="26"/>
    </w:rPr>
  </w:style>
  <w:style w:type="paragraph" w:styleId="Heading6">
    <w:name w:val="heading 6"/>
    <w:basedOn w:val="Normal"/>
    <w:next w:val="Normal"/>
    <w:qFormat/>
    <w:rsid w:val="00717FBD"/>
    <w:pPr>
      <w:keepNext/>
      <w:numPr>
        <w:ilvl w:val="5"/>
        <w:numId w:val="1"/>
      </w:numPr>
      <w:jc w:val="center"/>
      <w:outlineLvl w:val="5"/>
    </w:pPr>
    <w:rPr>
      <w:rFonts w:cs="Arial"/>
      <w:szCs w:val="20"/>
    </w:rPr>
  </w:style>
  <w:style w:type="paragraph" w:styleId="Heading7">
    <w:name w:val="heading 7"/>
    <w:basedOn w:val="Normal"/>
    <w:next w:val="Normal"/>
    <w:qFormat/>
    <w:rsid w:val="00717FBD"/>
    <w:pPr>
      <w:numPr>
        <w:ilvl w:val="6"/>
        <w:numId w:val="1"/>
      </w:numPr>
      <w:spacing w:before="240" w:after="60"/>
      <w:outlineLvl w:val="6"/>
    </w:pPr>
    <w:rPr>
      <w:rFonts w:ascii="Times New Roman" w:hAnsi="Times New Roman"/>
    </w:rPr>
  </w:style>
  <w:style w:type="paragraph" w:styleId="Heading8">
    <w:name w:val="heading 8"/>
    <w:basedOn w:val="Normal"/>
    <w:next w:val="Normal"/>
    <w:qFormat/>
    <w:rsid w:val="00717FBD"/>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rsid w:val="00717FBD"/>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717FBD"/>
  </w:style>
  <w:style w:type="character" w:customStyle="1" w:styleId="WW-Absatz-Standardschriftart">
    <w:name w:val="WW-Absatz-Standardschriftart"/>
    <w:rsid w:val="00717FBD"/>
  </w:style>
  <w:style w:type="character" w:customStyle="1" w:styleId="WW-Absatz-Standardschriftart1">
    <w:name w:val="WW-Absatz-Standardschriftart1"/>
    <w:rsid w:val="00717FBD"/>
  </w:style>
  <w:style w:type="character" w:customStyle="1" w:styleId="WW8Num2z0">
    <w:name w:val="WW8Num2z0"/>
    <w:rsid w:val="00717FBD"/>
    <w:rPr>
      <w:rFonts w:ascii="Symbol" w:hAnsi="Symbol" w:cs="Symbol"/>
    </w:rPr>
  </w:style>
  <w:style w:type="character" w:customStyle="1" w:styleId="WW-Absatz-Standardschriftart11">
    <w:name w:val="WW-Absatz-Standardschriftart11"/>
    <w:rsid w:val="00717FBD"/>
  </w:style>
  <w:style w:type="character" w:customStyle="1" w:styleId="WW8Num1z0">
    <w:name w:val="WW8Num1z0"/>
    <w:rsid w:val="00717FBD"/>
    <w:rPr>
      <w:rFonts w:ascii="Symbol" w:hAnsi="Symbol" w:cs="Symbol"/>
    </w:rPr>
  </w:style>
  <w:style w:type="character" w:customStyle="1" w:styleId="WW8Num1z1">
    <w:name w:val="WW8Num1z1"/>
    <w:rsid w:val="00717FBD"/>
    <w:rPr>
      <w:rFonts w:ascii="Courier New" w:hAnsi="Courier New" w:cs="Courier New"/>
    </w:rPr>
  </w:style>
  <w:style w:type="character" w:customStyle="1" w:styleId="WW8Num1z2">
    <w:name w:val="WW8Num1z2"/>
    <w:rsid w:val="00717FBD"/>
    <w:rPr>
      <w:rFonts w:ascii="Wingdings" w:hAnsi="Wingdings" w:cs="Wingdings"/>
    </w:rPr>
  </w:style>
  <w:style w:type="character" w:customStyle="1" w:styleId="WW8Num7z0">
    <w:name w:val="WW8Num7z0"/>
    <w:rsid w:val="00717FBD"/>
    <w:rPr>
      <w:rFonts w:ascii="Symbol" w:hAnsi="Symbol" w:cs="Symbol"/>
    </w:rPr>
  </w:style>
  <w:style w:type="character" w:customStyle="1" w:styleId="WW8Num7z1">
    <w:name w:val="WW8Num7z1"/>
    <w:rsid w:val="00717FBD"/>
    <w:rPr>
      <w:rFonts w:ascii="Courier New" w:hAnsi="Courier New" w:cs="Courier New"/>
    </w:rPr>
  </w:style>
  <w:style w:type="character" w:customStyle="1" w:styleId="WW8Num7z2">
    <w:name w:val="WW8Num7z2"/>
    <w:rsid w:val="00717FBD"/>
    <w:rPr>
      <w:rFonts w:ascii="Wingdings" w:hAnsi="Wingdings" w:cs="Wingdings"/>
    </w:rPr>
  </w:style>
  <w:style w:type="character" w:customStyle="1" w:styleId="WW8Num8z0">
    <w:name w:val="WW8Num8z0"/>
    <w:rsid w:val="00717FBD"/>
    <w:rPr>
      <w:rFonts w:ascii="Symbol" w:hAnsi="Symbol" w:cs="Symbol"/>
    </w:rPr>
  </w:style>
  <w:style w:type="character" w:customStyle="1" w:styleId="WW8Num8z1">
    <w:name w:val="WW8Num8z1"/>
    <w:rsid w:val="00717FBD"/>
    <w:rPr>
      <w:rFonts w:ascii="Courier New" w:hAnsi="Courier New" w:cs="Courier New"/>
    </w:rPr>
  </w:style>
  <w:style w:type="character" w:customStyle="1" w:styleId="WW8Num8z2">
    <w:name w:val="WW8Num8z2"/>
    <w:rsid w:val="00717FBD"/>
    <w:rPr>
      <w:rFonts w:ascii="Wingdings" w:hAnsi="Wingdings" w:cs="Wingdings"/>
    </w:rPr>
  </w:style>
  <w:style w:type="character" w:customStyle="1" w:styleId="WW8Num10z0">
    <w:name w:val="WW8Num10z0"/>
    <w:rsid w:val="00717FBD"/>
    <w:rPr>
      <w:rFonts w:ascii="Symbol" w:hAnsi="Symbol" w:cs="Symbol"/>
    </w:rPr>
  </w:style>
  <w:style w:type="character" w:customStyle="1" w:styleId="WW8Num10z1">
    <w:name w:val="WW8Num10z1"/>
    <w:rsid w:val="00717FBD"/>
    <w:rPr>
      <w:rFonts w:ascii="Courier New" w:hAnsi="Courier New" w:cs="Courier New"/>
    </w:rPr>
  </w:style>
  <w:style w:type="character" w:customStyle="1" w:styleId="WW8Num10z2">
    <w:name w:val="WW8Num10z2"/>
    <w:rsid w:val="00717FBD"/>
    <w:rPr>
      <w:rFonts w:ascii="Wingdings" w:hAnsi="Wingdings" w:cs="Wingdings"/>
    </w:rPr>
  </w:style>
  <w:style w:type="character" w:customStyle="1" w:styleId="Fontepargpadro1">
    <w:name w:val="Fonte parág. padrão1"/>
    <w:rsid w:val="00717FBD"/>
  </w:style>
  <w:style w:type="character" w:styleId="PageNumber">
    <w:name w:val="page number"/>
    <w:basedOn w:val="Fontepargpadro1"/>
    <w:rsid w:val="00717FBD"/>
  </w:style>
  <w:style w:type="character" w:styleId="Hyperlink">
    <w:name w:val="Hyperlink"/>
    <w:rsid w:val="00717FBD"/>
    <w:rPr>
      <w:color w:val="0000FF"/>
      <w:u w:val="single"/>
    </w:rPr>
  </w:style>
  <w:style w:type="character" w:styleId="FollowedHyperlink">
    <w:name w:val="FollowedHyperlink"/>
    <w:rsid w:val="00717FBD"/>
    <w:rPr>
      <w:color w:val="800080"/>
      <w:u w:val="single"/>
    </w:rPr>
  </w:style>
  <w:style w:type="character" w:styleId="Strong">
    <w:name w:val="Strong"/>
    <w:qFormat/>
    <w:rsid w:val="00717FBD"/>
    <w:rPr>
      <w:b/>
      <w:bCs/>
    </w:rPr>
  </w:style>
  <w:style w:type="character" w:styleId="Emphasis">
    <w:name w:val="Emphasis"/>
    <w:qFormat/>
    <w:rsid w:val="00717FBD"/>
    <w:rPr>
      <w:i/>
      <w:iCs/>
    </w:rPr>
  </w:style>
  <w:style w:type="character" w:customStyle="1" w:styleId="Caracteresdenotaderodap">
    <w:name w:val="Caracteres de nota de rodapé"/>
    <w:rsid w:val="00717FBD"/>
    <w:rPr>
      <w:vertAlign w:val="superscript"/>
    </w:rPr>
  </w:style>
  <w:style w:type="character" w:customStyle="1" w:styleId="NormalWebChar">
    <w:name w:val="Normal (Web) Char"/>
    <w:rsid w:val="00717FBD"/>
    <w:rPr>
      <w:rFonts w:ascii="Arial" w:hAnsi="Arial" w:cs="Arial"/>
      <w:sz w:val="24"/>
      <w:szCs w:val="24"/>
      <w:lang w:val="pt-BR" w:bidi="ar-SA"/>
    </w:rPr>
  </w:style>
  <w:style w:type="character" w:customStyle="1" w:styleId="Vnculodendice">
    <w:name w:val="Vínculo de índice"/>
    <w:rsid w:val="00717FBD"/>
  </w:style>
  <w:style w:type="paragraph" w:customStyle="1" w:styleId="Ttulo1">
    <w:name w:val="Título1"/>
    <w:basedOn w:val="Normal"/>
    <w:next w:val="BodyText"/>
    <w:rsid w:val="00717FBD"/>
    <w:pPr>
      <w:keepNext/>
      <w:spacing w:before="240" w:after="120"/>
    </w:pPr>
    <w:rPr>
      <w:rFonts w:ascii="Liberation Sans" w:eastAsia="DejaVu Sans" w:hAnsi="Liberation Sans" w:cs="Lohit Hindi"/>
      <w:sz w:val="28"/>
      <w:szCs w:val="28"/>
    </w:rPr>
  </w:style>
  <w:style w:type="paragraph" w:styleId="BodyText">
    <w:name w:val="Body Text"/>
    <w:basedOn w:val="Normal"/>
    <w:rsid w:val="00717FBD"/>
    <w:pPr>
      <w:tabs>
        <w:tab w:val="left" w:pos="720"/>
      </w:tabs>
      <w:ind w:firstLine="720"/>
    </w:pPr>
    <w:rPr>
      <w:rFonts w:cs="Arial"/>
    </w:rPr>
  </w:style>
  <w:style w:type="paragraph" w:styleId="List">
    <w:name w:val="List"/>
    <w:basedOn w:val="BodyText"/>
    <w:rsid w:val="00717FBD"/>
    <w:rPr>
      <w:rFonts w:cs="Lohit Hindi"/>
    </w:rPr>
  </w:style>
  <w:style w:type="paragraph" w:styleId="Caption">
    <w:name w:val="caption"/>
    <w:basedOn w:val="Normal"/>
    <w:qFormat/>
    <w:rsid w:val="00717FBD"/>
    <w:pPr>
      <w:suppressLineNumbers/>
      <w:spacing w:before="120" w:after="120"/>
    </w:pPr>
    <w:rPr>
      <w:rFonts w:cs="Lohit Hindi"/>
      <w:i/>
      <w:iCs/>
    </w:rPr>
  </w:style>
  <w:style w:type="paragraph" w:customStyle="1" w:styleId="ndice">
    <w:name w:val="Índice"/>
    <w:basedOn w:val="Normal"/>
    <w:rsid w:val="00717FBD"/>
    <w:pPr>
      <w:suppressLineNumbers/>
    </w:pPr>
    <w:rPr>
      <w:rFonts w:cs="Lohit Hindi"/>
    </w:rPr>
  </w:style>
  <w:style w:type="paragraph" w:styleId="NormalWeb">
    <w:name w:val="Normal (Web)"/>
    <w:basedOn w:val="Normal"/>
    <w:rsid w:val="00717FBD"/>
    <w:pPr>
      <w:spacing w:before="280" w:after="280"/>
    </w:pPr>
  </w:style>
  <w:style w:type="paragraph" w:styleId="BodyTextIndent">
    <w:name w:val="Body Text Indent"/>
    <w:basedOn w:val="Normal"/>
    <w:rsid w:val="00717FBD"/>
    <w:pPr>
      <w:spacing w:after="120" w:line="240" w:lineRule="auto"/>
      <w:ind w:left="2268"/>
    </w:pPr>
    <w:rPr>
      <w:i/>
      <w:sz w:val="20"/>
    </w:rPr>
  </w:style>
  <w:style w:type="paragraph" w:styleId="Header">
    <w:name w:val="header"/>
    <w:basedOn w:val="Normal"/>
    <w:rsid w:val="00717FBD"/>
    <w:pPr>
      <w:tabs>
        <w:tab w:val="center" w:pos="4419"/>
        <w:tab w:val="right" w:pos="8838"/>
      </w:tabs>
    </w:pPr>
  </w:style>
  <w:style w:type="paragraph" w:styleId="Footer">
    <w:name w:val="footer"/>
    <w:basedOn w:val="Normal"/>
    <w:rsid w:val="00717FBD"/>
    <w:pPr>
      <w:tabs>
        <w:tab w:val="center" w:pos="4419"/>
        <w:tab w:val="right" w:pos="8838"/>
      </w:tabs>
    </w:pPr>
  </w:style>
  <w:style w:type="paragraph" w:styleId="TOC1">
    <w:name w:val="toc 1"/>
    <w:basedOn w:val="Normal"/>
    <w:next w:val="Normal"/>
    <w:uiPriority w:val="39"/>
    <w:rsid w:val="00717FBD"/>
    <w:pPr>
      <w:spacing w:before="360"/>
      <w:jc w:val="left"/>
    </w:pPr>
    <w:rPr>
      <w:rFonts w:cs="Arial"/>
      <w:b/>
      <w:bCs/>
      <w:caps/>
    </w:rPr>
  </w:style>
  <w:style w:type="paragraph" w:styleId="TOC2">
    <w:name w:val="toc 2"/>
    <w:basedOn w:val="Normal"/>
    <w:next w:val="Normal"/>
    <w:uiPriority w:val="39"/>
    <w:rsid w:val="00717FBD"/>
    <w:pPr>
      <w:spacing w:before="240"/>
      <w:jc w:val="left"/>
    </w:pPr>
    <w:rPr>
      <w:rFonts w:ascii="Times New Roman" w:hAnsi="Times New Roman"/>
      <w:b/>
      <w:bCs/>
      <w:sz w:val="20"/>
      <w:szCs w:val="20"/>
    </w:rPr>
  </w:style>
  <w:style w:type="paragraph" w:styleId="TOC3">
    <w:name w:val="toc 3"/>
    <w:basedOn w:val="Normal"/>
    <w:next w:val="Normal"/>
    <w:uiPriority w:val="39"/>
    <w:rsid w:val="00717FBD"/>
    <w:pPr>
      <w:tabs>
        <w:tab w:val="left" w:pos="960"/>
        <w:tab w:val="right" w:leader="dot" w:pos="9062"/>
      </w:tabs>
      <w:spacing w:line="360" w:lineRule="auto"/>
      <w:ind w:left="240"/>
      <w:jc w:val="left"/>
    </w:pPr>
    <w:rPr>
      <w:rFonts w:ascii="Times New Roman" w:hAnsi="Times New Roman"/>
      <w:b/>
      <w:sz w:val="20"/>
      <w:szCs w:val="20"/>
      <w:lang w:eastAsia="en-US"/>
    </w:rPr>
  </w:style>
  <w:style w:type="paragraph" w:styleId="TOC4">
    <w:name w:val="toc 4"/>
    <w:basedOn w:val="Normal"/>
    <w:next w:val="Normal"/>
    <w:rsid w:val="00717FBD"/>
    <w:pPr>
      <w:ind w:left="480"/>
      <w:jc w:val="left"/>
    </w:pPr>
    <w:rPr>
      <w:rFonts w:ascii="Times New Roman" w:hAnsi="Times New Roman"/>
      <w:sz w:val="20"/>
      <w:szCs w:val="20"/>
    </w:rPr>
  </w:style>
  <w:style w:type="paragraph" w:styleId="TOC5">
    <w:name w:val="toc 5"/>
    <w:basedOn w:val="Normal"/>
    <w:next w:val="Normal"/>
    <w:rsid w:val="00717FBD"/>
    <w:pPr>
      <w:ind w:left="720"/>
      <w:jc w:val="left"/>
    </w:pPr>
    <w:rPr>
      <w:rFonts w:ascii="Times New Roman" w:hAnsi="Times New Roman"/>
      <w:sz w:val="20"/>
      <w:szCs w:val="20"/>
    </w:rPr>
  </w:style>
  <w:style w:type="paragraph" w:styleId="TOC6">
    <w:name w:val="toc 6"/>
    <w:basedOn w:val="Normal"/>
    <w:next w:val="Normal"/>
    <w:rsid w:val="00717FBD"/>
    <w:pPr>
      <w:ind w:left="960"/>
      <w:jc w:val="left"/>
    </w:pPr>
    <w:rPr>
      <w:rFonts w:ascii="Times New Roman" w:hAnsi="Times New Roman"/>
      <w:sz w:val="20"/>
      <w:szCs w:val="20"/>
    </w:rPr>
  </w:style>
  <w:style w:type="paragraph" w:styleId="TOC7">
    <w:name w:val="toc 7"/>
    <w:basedOn w:val="Normal"/>
    <w:next w:val="Normal"/>
    <w:rsid w:val="00717FBD"/>
    <w:pPr>
      <w:ind w:left="1200"/>
      <w:jc w:val="left"/>
    </w:pPr>
    <w:rPr>
      <w:rFonts w:ascii="Times New Roman" w:hAnsi="Times New Roman"/>
      <w:sz w:val="20"/>
      <w:szCs w:val="20"/>
    </w:rPr>
  </w:style>
  <w:style w:type="paragraph" w:styleId="TOC8">
    <w:name w:val="toc 8"/>
    <w:basedOn w:val="Normal"/>
    <w:next w:val="Normal"/>
    <w:rsid w:val="00717FBD"/>
    <w:pPr>
      <w:ind w:left="1440"/>
      <w:jc w:val="left"/>
    </w:pPr>
    <w:rPr>
      <w:rFonts w:ascii="Times New Roman" w:hAnsi="Times New Roman"/>
      <w:sz w:val="20"/>
      <w:szCs w:val="20"/>
    </w:rPr>
  </w:style>
  <w:style w:type="paragraph" w:styleId="TOC9">
    <w:name w:val="toc 9"/>
    <w:basedOn w:val="Normal"/>
    <w:next w:val="Normal"/>
    <w:rsid w:val="00717FBD"/>
    <w:pPr>
      <w:ind w:left="1680"/>
      <w:jc w:val="left"/>
    </w:pPr>
    <w:rPr>
      <w:rFonts w:ascii="Times New Roman" w:hAnsi="Times New Roman"/>
      <w:sz w:val="20"/>
      <w:szCs w:val="20"/>
    </w:rPr>
  </w:style>
  <w:style w:type="paragraph" w:customStyle="1" w:styleId="WW-Ttulo">
    <w:name w:val="WW-Título"/>
    <w:basedOn w:val="Normal"/>
    <w:next w:val="Subtitle"/>
    <w:rsid w:val="00717FBD"/>
    <w:pPr>
      <w:jc w:val="center"/>
    </w:pPr>
    <w:rPr>
      <w:rFonts w:cs="Arial"/>
      <w:bCs/>
      <w:sz w:val="28"/>
    </w:rPr>
  </w:style>
  <w:style w:type="paragraph" w:styleId="Subtitle">
    <w:name w:val="Subtitle"/>
    <w:basedOn w:val="Ttulo1"/>
    <w:next w:val="BodyText"/>
    <w:qFormat/>
    <w:rsid w:val="00717FBD"/>
    <w:pPr>
      <w:jc w:val="center"/>
    </w:pPr>
    <w:rPr>
      <w:i/>
      <w:iCs/>
    </w:rPr>
  </w:style>
  <w:style w:type="paragraph" w:customStyle="1" w:styleId="Recuodecorpodetexto31">
    <w:name w:val="Recuo de corpo de texto 31"/>
    <w:basedOn w:val="Normal"/>
    <w:rsid w:val="00717FBD"/>
    <w:pPr>
      <w:ind w:left="3360"/>
    </w:pPr>
    <w:rPr>
      <w:rFonts w:cs="Arial"/>
      <w:b/>
    </w:rPr>
  </w:style>
  <w:style w:type="paragraph" w:customStyle="1" w:styleId="Corpodetexto21">
    <w:name w:val="Corpo de texto 21"/>
    <w:basedOn w:val="Normal"/>
    <w:rsid w:val="00717FBD"/>
    <w:pPr>
      <w:jc w:val="center"/>
    </w:pPr>
    <w:rPr>
      <w:rFonts w:cs="Arial"/>
      <w:b/>
      <w:bCs/>
      <w:sz w:val="28"/>
    </w:rPr>
  </w:style>
  <w:style w:type="paragraph" w:customStyle="1" w:styleId="Recuodecorpodetexto21">
    <w:name w:val="Recuo de corpo de texto 21"/>
    <w:basedOn w:val="Normal"/>
    <w:rsid w:val="00717FBD"/>
    <w:pPr>
      <w:ind w:left="4500"/>
    </w:pPr>
    <w:rPr>
      <w:rFonts w:cs="Arial"/>
    </w:rPr>
  </w:style>
  <w:style w:type="paragraph" w:customStyle="1" w:styleId="Corpodetexto31">
    <w:name w:val="Corpo de texto 31"/>
    <w:basedOn w:val="Normal"/>
    <w:rsid w:val="00717FBD"/>
    <w:pPr>
      <w:spacing w:line="360" w:lineRule="auto"/>
    </w:pPr>
  </w:style>
  <w:style w:type="paragraph" w:styleId="FootnoteText">
    <w:name w:val="footnote text"/>
    <w:basedOn w:val="Normal"/>
    <w:rsid w:val="00717FBD"/>
    <w:rPr>
      <w:sz w:val="20"/>
      <w:szCs w:val="20"/>
    </w:rPr>
  </w:style>
  <w:style w:type="paragraph" w:customStyle="1" w:styleId="xl24">
    <w:name w:val="xl24"/>
    <w:basedOn w:val="Normal"/>
    <w:rsid w:val="00717FBD"/>
    <w:pPr>
      <w:spacing w:before="280" w:after="280" w:line="240" w:lineRule="auto"/>
      <w:jc w:val="center"/>
      <w:textAlignment w:val="center"/>
    </w:pPr>
    <w:rPr>
      <w:rFonts w:cs="Arial"/>
      <w:b/>
      <w:bCs/>
      <w:i/>
      <w:iCs/>
      <w:color w:val="0000FF"/>
    </w:rPr>
  </w:style>
  <w:style w:type="paragraph" w:customStyle="1" w:styleId="xl25">
    <w:name w:val="xl25"/>
    <w:basedOn w:val="Normal"/>
    <w:rsid w:val="00717FBD"/>
    <w:pPr>
      <w:pBdr>
        <w:bottom w:val="single" w:sz="8" w:space="0" w:color="000000"/>
      </w:pBdr>
      <w:spacing w:before="280" w:after="280" w:line="240" w:lineRule="auto"/>
      <w:jc w:val="center"/>
    </w:pPr>
    <w:rPr>
      <w:rFonts w:ascii="Verdana" w:hAnsi="Verdana" w:cs="Verdana"/>
      <w:b/>
      <w:bCs/>
      <w:i/>
      <w:iCs/>
      <w:sz w:val="17"/>
      <w:szCs w:val="17"/>
    </w:rPr>
  </w:style>
  <w:style w:type="paragraph" w:customStyle="1" w:styleId="xl26">
    <w:name w:val="xl26"/>
    <w:basedOn w:val="Normal"/>
    <w:rsid w:val="00717FBD"/>
    <w:pPr>
      <w:pBdr>
        <w:top w:val="single" w:sz="4" w:space="0" w:color="000000"/>
        <w:bottom w:val="single" w:sz="8" w:space="0" w:color="000000"/>
      </w:pBdr>
      <w:spacing w:before="280" w:after="280" w:line="240" w:lineRule="auto"/>
      <w:jc w:val="left"/>
    </w:pPr>
    <w:rPr>
      <w:rFonts w:cs="Arial"/>
      <w:color w:val="333333"/>
    </w:rPr>
  </w:style>
  <w:style w:type="paragraph" w:customStyle="1" w:styleId="xl27">
    <w:name w:val="xl27"/>
    <w:basedOn w:val="Normal"/>
    <w:rsid w:val="00717FBD"/>
    <w:pPr>
      <w:pBdr>
        <w:bottom w:val="single" w:sz="8" w:space="0" w:color="000000"/>
      </w:pBdr>
      <w:spacing w:before="280" w:after="280" w:line="240" w:lineRule="auto"/>
      <w:jc w:val="left"/>
    </w:pPr>
    <w:rPr>
      <w:rFonts w:cs="Arial"/>
      <w:color w:val="333333"/>
    </w:rPr>
  </w:style>
  <w:style w:type="paragraph" w:customStyle="1" w:styleId="xl28">
    <w:name w:val="xl28"/>
    <w:basedOn w:val="Normal"/>
    <w:rsid w:val="00717FBD"/>
    <w:pPr>
      <w:pBdr>
        <w:bottom w:val="single" w:sz="8" w:space="0" w:color="000000"/>
      </w:pBdr>
      <w:spacing w:before="280" w:after="280" w:line="240" w:lineRule="auto"/>
      <w:jc w:val="left"/>
    </w:pPr>
    <w:rPr>
      <w:rFonts w:cs="Arial"/>
    </w:rPr>
  </w:style>
  <w:style w:type="paragraph" w:customStyle="1" w:styleId="xl29">
    <w:name w:val="xl29"/>
    <w:basedOn w:val="Normal"/>
    <w:rsid w:val="00717FBD"/>
    <w:pPr>
      <w:pBdr>
        <w:top w:val="single" w:sz="8" w:space="0" w:color="000000"/>
        <w:left w:val="single" w:sz="4" w:space="0" w:color="000000"/>
        <w:bottom w:val="single" w:sz="8" w:space="0" w:color="000000"/>
        <w:right w:val="single" w:sz="4" w:space="0" w:color="000000"/>
      </w:pBdr>
      <w:spacing w:before="280" w:after="280" w:line="240" w:lineRule="auto"/>
      <w:jc w:val="center"/>
    </w:pPr>
    <w:rPr>
      <w:rFonts w:cs="Arial"/>
      <w:i/>
      <w:iCs/>
    </w:rPr>
  </w:style>
  <w:style w:type="paragraph" w:customStyle="1" w:styleId="xl30">
    <w:name w:val="xl30"/>
    <w:basedOn w:val="Normal"/>
    <w:rsid w:val="00717FBD"/>
    <w:pPr>
      <w:pBdr>
        <w:top w:val="single" w:sz="8" w:space="0" w:color="000000"/>
        <w:bottom w:val="single" w:sz="8" w:space="0" w:color="000000"/>
        <w:right w:val="single" w:sz="4" w:space="0" w:color="000000"/>
      </w:pBdr>
      <w:spacing w:before="280" w:after="280" w:line="240" w:lineRule="auto"/>
      <w:jc w:val="center"/>
    </w:pPr>
    <w:rPr>
      <w:rFonts w:cs="Arial"/>
      <w:i/>
      <w:iCs/>
    </w:rPr>
  </w:style>
  <w:style w:type="paragraph" w:customStyle="1" w:styleId="xl31">
    <w:name w:val="xl31"/>
    <w:basedOn w:val="Normal"/>
    <w:rsid w:val="00717FBD"/>
    <w:pPr>
      <w:pBdr>
        <w:top w:val="single" w:sz="8" w:space="0" w:color="000000"/>
        <w:bottom w:val="single" w:sz="8" w:space="0" w:color="000000"/>
      </w:pBdr>
      <w:spacing w:before="280" w:after="280" w:line="240" w:lineRule="auto"/>
      <w:jc w:val="center"/>
    </w:pPr>
    <w:rPr>
      <w:rFonts w:cs="Arial"/>
      <w:i/>
      <w:iCs/>
    </w:rPr>
  </w:style>
  <w:style w:type="paragraph" w:customStyle="1" w:styleId="xl32">
    <w:name w:val="xl32"/>
    <w:basedOn w:val="Normal"/>
    <w:rsid w:val="00717FBD"/>
    <w:pPr>
      <w:pBdr>
        <w:bottom w:val="single" w:sz="4" w:space="0" w:color="000000"/>
      </w:pBdr>
      <w:spacing w:before="280" w:after="280" w:line="240" w:lineRule="auto"/>
      <w:jc w:val="left"/>
    </w:pPr>
    <w:rPr>
      <w:rFonts w:cs="Arial"/>
      <w:color w:val="333333"/>
    </w:rPr>
  </w:style>
  <w:style w:type="paragraph" w:customStyle="1" w:styleId="xl33">
    <w:name w:val="xl33"/>
    <w:basedOn w:val="Normal"/>
    <w:rsid w:val="00717FBD"/>
    <w:pPr>
      <w:pBdr>
        <w:top w:val="single" w:sz="8" w:space="0" w:color="000000"/>
        <w:bottom w:val="single" w:sz="8" w:space="0" w:color="000000"/>
      </w:pBdr>
      <w:spacing w:before="280" w:after="280" w:line="240" w:lineRule="auto"/>
      <w:jc w:val="center"/>
      <w:textAlignment w:val="center"/>
    </w:pPr>
    <w:rPr>
      <w:rFonts w:cs="Arial"/>
      <w:i/>
      <w:iCs/>
    </w:rPr>
  </w:style>
  <w:style w:type="paragraph" w:customStyle="1" w:styleId="xl34">
    <w:name w:val="xl34"/>
    <w:basedOn w:val="Normal"/>
    <w:rsid w:val="00717FBD"/>
    <w:pPr>
      <w:pBdr>
        <w:bottom w:val="single" w:sz="8" w:space="0" w:color="000000"/>
      </w:pBdr>
      <w:spacing w:before="280" w:after="280" w:line="240" w:lineRule="auto"/>
      <w:jc w:val="center"/>
      <w:textAlignment w:val="center"/>
    </w:pPr>
    <w:rPr>
      <w:rFonts w:cs="Arial"/>
      <w:i/>
      <w:iCs/>
    </w:rPr>
  </w:style>
  <w:style w:type="paragraph" w:customStyle="1" w:styleId="xl35">
    <w:name w:val="xl35"/>
    <w:basedOn w:val="Normal"/>
    <w:rsid w:val="00717FBD"/>
    <w:pPr>
      <w:pBdr>
        <w:top w:val="single" w:sz="8" w:space="0" w:color="000000"/>
        <w:bottom w:val="single" w:sz="4" w:space="0" w:color="000000"/>
        <w:right w:val="single" w:sz="4" w:space="0" w:color="000000"/>
      </w:pBdr>
      <w:spacing w:before="280" w:after="280" w:line="240" w:lineRule="auto"/>
      <w:jc w:val="left"/>
    </w:pPr>
    <w:rPr>
      <w:rFonts w:cs="Arial"/>
    </w:rPr>
  </w:style>
  <w:style w:type="paragraph" w:customStyle="1" w:styleId="xl36">
    <w:name w:val="xl36"/>
    <w:basedOn w:val="Normal"/>
    <w:rsid w:val="00717FBD"/>
    <w:pPr>
      <w:pBdr>
        <w:bottom w:val="single" w:sz="4" w:space="0" w:color="000000"/>
      </w:pBdr>
      <w:spacing w:before="280" w:after="280" w:line="240" w:lineRule="auto"/>
      <w:jc w:val="left"/>
    </w:pPr>
    <w:rPr>
      <w:rFonts w:cs="Arial"/>
    </w:rPr>
  </w:style>
  <w:style w:type="paragraph" w:customStyle="1" w:styleId="xl37">
    <w:name w:val="xl37"/>
    <w:basedOn w:val="Normal"/>
    <w:rsid w:val="00717FBD"/>
    <w:pPr>
      <w:pBdr>
        <w:top w:val="single" w:sz="4" w:space="0" w:color="000000"/>
        <w:bottom w:val="single" w:sz="8" w:space="0" w:color="000000"/>
        <w:right w:val="single" w:sz="4" w:space="0" w:color="000000"/>
      </w:pBdr>
      <w:spacing w:before="280" w:after="280" w:line="240" w:lineRule="auto"/>
      <w:jc w:val="left"/>
    </w:pPr>
    <w:rPr>
      <w:rFonts w:cs="Arial"/>
    </w:rPr>
  </w:style>
  <w:style w:type="paragraph" w:customStyle="1" w:styleId="xl38">
    <w:name w:val="xl38"/>
    <w:basedOn w:val="Normal"/>
    <w:rsid w:val="00717FBD"/>
    <w:pPr>
      <w:pBdr>
        <w:top w:val="single" w:sz="4" w:space="0" w:color="000000"/>
        <w:bottom w:val="single" w:sz="8" w:space="0" w:color="000000"/>
      </w:pBdr>
      <w:spacing w:before="280" w:after="280" w:line="240" w:lineRule="auto"/>
      <w:jc w:val="left"/>
    </w:pPr>
    <w:rPr>
      <w:rFonts w:cs="Arial"/>
    </w:rPr>
  </w:style>
  <w:style w:type="paragraph" w:customStyle="1" w:styleId="xl39">
    <w:name w:val="xl39"/>
    <w:basedOn w:val="Normal"/>
    <w:rsid w:val="00717FBD"/>
    <w:pPr>
      <w:pBdr>
        <w:bottom w:val="single" w:sz="4" w:space="0" w:color="000000"/>
        <w:right w:val="single" w:sz="4" w:space="0" w:color="000000"/>
      </w:pBdr>
      <w:spacing w:before="280" w:after="280" w:line="240" w:lineRule="auto"/>
      <w:jc w:val="left"/>
    </w:pPr>
    <w:rPr>
      <w:rFonts w:cs="Arial"/>
    </w:rPr>
  </w:style>
  <w:style w:type="paragraph" w:customStyle="1" w:styleId="xl40">
    <w:name w:val="xl40"/>
    <w:basedOn w:val="Normal"/>
    <w:rsid w:val="00717FBD"/>
    <w:pPr>
      <w:pBdr>
        <w:bottom w:val="single" w:sz="8" w:space="0" w:color="000000"/>
        <w:right w:val="single" w:sz="4" w:space="0" w:color="000000"/>
      </w:pBdr>
      <w:spacing w:before="280" w:after="280" w:line="240" w:lineRule="auto"/>
      <w:jc w:val="left"/>
    </w:pPr>
    <w:rPr>
      <w:rFonts w:cs="Arial"/>
    </w:rPr>
  </w:style>
  <w:style w:type="paragraph" w:customStyle="1" w:styleId="xl41">
    <w:name w:val="xl41"/>
    <w:basedOn w:val="Normal"/>
    <w:rsid w:val="00717FBD"/>
    <w:pPr>
      <w:pBdr>
        <w:bottom w:val="single" w:sz="8" w:space="0" w:color="000000"/>
      </w:pBdr>
      <w:spacing w:before="280" w:after="280" w:line="240" w:lineRule="auto"/>
      <w:jc w:val="left"/>
    </w:pPr>
    <w:rPr>
      <w:rFonts w:cs="Arial"/>
    </w:rPr>
  </w:style>
  <w:style w:type="paragraph" w:customStyle="1" w:styleId="xl42">
    <w:name w:val="xl42"/>
    <w:basedOn w:val="Normal"/>
    <w:rsid w:val="00717FBD"/>
    <w:pPr>
      <w:spacing w:before="280" w:after="280" w:line="240" w:lineRule="auto"/>
      <w:jc w:val="center"/>
      <w:textAlignment w:val="center"/>
    </w:pPr>
    <w:rPr>
      <w:rFonts w:cs="Arial"/>
    </w:rPr>
  </w:style>
  <w:style w:type="paragraph" w:customStyle="1" w:styleId="xl43">
    <w:name w:val="xl43"/>
    <w:basedOn w:val="Normal"/>
    <w:rsid w:val="00717FBD"/>
    <w:pPr>
      <w:spacing w:before="280" w:after="280" w:line="240" w:lineRule="auto"/>
      <w:jc w:val="left"/>
    </w:pPr>
    <w:rPr>
      <w:rFonts w:cs="Arial"/>
    </w:rPr>
  </w:style>
  <w:style w:type="paragraph" w:customStyle="1" w:styleId="xl44">
    <w:name w:val="xl44"/>
    <w:basedOn w:val="Normal"/>
    <w:rsid w:val="00717FBD"/>
    <w:pPr>
      <w:spacing w:before="280" w:after="280" w:line="240" w:lineRule="auto"/>
      <w:jc w:val="left"/>
    </w:pPr>
    <w:rPr>
      <w:rFonts w:cs="Arial"/>
    </w:rPr>
  </w:style>
  <w:style w:type="paragraph" w:customStyle="1" w:styleId="Tabela">
    <w:name w:val="Tabela"/>
    <w:basedOn w:val="BodyText"/>
    <w:rsid w:val="00717FBD"/>
    <w:pPr>
      <w:keepNext/>
      <w:keepLines/>
      <w:tabs>
        <w:tab w:val="clear" w:pos="720"/>
      </w:tabs>
      <w:spacing w:before="40" w:after="40" w:line="240" w:lineRule="auto"/>
      <w:ind w:firstLine="0"/>
      <w:jc w:val="left"/>
    </w:pPr>
    <w:rPr>
      <w:rFonts w:ascii="Times New Roman" w:hAnsi="Times New Roman" w:cs="Times New Roman"/>
      <w:sz w:val="22"/>
      <w:szCs w:val="20"/>
    </w:rPr>
  </w:style>
  <w:style w:type="paragraph" w:customStyle="1" w:styleId="MapadoDocumento1">
    <w:name w:val="Mapa do Documento1"/>
    <w:basedOn w:val="Normal"/>
    <w:rsid w:val="00717FBD"/>
    <w:pPr>
      <w:shd w:val="clear" w:color="auto" w:fill="000080"/>
    </w:pPr>
    <w:rPr>
      <w:rFonts w:ascii="Tahoma" w:hAnsi="Tahoma" w:cs="Tahoma"/>
      <w:sz w:val="20"/>
      <w:szCs w:val="20"/>
    </w:rPr>
  </w:style>
  <w:style w:type="paragraph" w:customStyle="1" w:styleId="CabealhodoSumrio1">
    <w:name w:val="Cabeçalho do Sumário1"/>
    <w:basedOn w:val="Heading1"/>
    <w:next w:val="Normal"/>
    <w:rsid w:val="00717FBD"/>
    <w:pPr>
      <w:keepLines/>
      <w:numPr>
        <w:numId w:val="0"/>
      </w:numPr>
      <w:tabs>
        <w:tab w:val="clear" w:pos="720"/>
      </w:tabs>
      <w:spacing w:before="480" w:line="276" w:lineRule="auto"/>
      <w:jc w:val="left"/>
    </w:pPr>
    <w:rPr>
      <w:rFonts w:ascii="Cambria" w:hAnsi="Cambria" w:cs="Times New Roman"/>
      <w:caps w:val="0"/>
      <w:color w:val="365F91"/>
      <w:szCs w:val="28"/>
    </w:rPr>
  </w:style>
  <w:style w:type="paragraph" w:customStyle="1" w:styleId="Contedodequadro">
    <w:name w:val="Conteúdo de quadro"/>
    <w:basedOn w:val="BodyText"/>
    <w:rsid w:val="00717FBD"/>
  </w:style>
  <w:style w:type="paragraph" w:customStyle="1" w:styleId="Sumrio10">
    <w:name w:val="Sumário 10"/>
    <w:basedOn w:val="ndice"/>
    <w:rsid w:val="00717FBD"/>
    <w:pPr>
      <w:tabs>
        <w:tab w:val="right" w:leader="dot" w:pos="7091"/>
      </w:tabs>
      <w:ind w:left="2547"/>
    </w:pPr>
  </w:style>
  <w:style w:type="paragraph" w:customStyle="1" w:styleId="Contedodetabela">
    <w:name w:val="Conteúdo de tabela"/>
    <w:basedOn w:val="Normal"/>
    <w:rsid w:val="00717FBD"/>
    <w:pPr>
      <w:suppressLineNumbers/>
    </w:pPr>
  </w:style>
  <w:style w:type="paragraph" w:customStyle="1" w:styleId="Contedodatabela">
    <w:name w:val="Conteúdo da tabela"/>
    <w:basedOn w:val="Normal"/>
    <w:rsid w:val="00717FBD"/>
    <w:pPr>
      <w:suppressLineNumbers/>
    </w:pPr>
  </w:style>
  <w:style w:type="paragraph" w:customStyle="1" w:styleId="Ttulodetabela">
    <w:name w:val="Título de tabela"/>
    <w:basedOn w:val="Contedodetabela"/>
    <w:rsid w:val="00717FBD"/>
    <w:pPr>
      <w:jc w:val="center"/>
    </w:pPr>
    <w:rPr>
      <w:b/>
      <w:bCs/>
    </w:rPr>
  </w:style>
  <w:style w:type="paragraph" w:customStyle="1" w:styleId="Contedodoquadro">
    <w:name w:val="Conteúdo do quadro"/>
    <w:basedOn w:val="BodyText"/>
    <w:rsid w:val="00717FBD"/>
  </w:style>
  <w:style w:type="paragraph" w:styleId="BalloonText">
    <w:name w:val="Balloon Text"/>
    <w:basedOn w:val="Normal"/>
    <w:link w:val="BalloonTextChar"/>
    <w:uiPriority w:val="99"/>
    <w:semiHidden/>
    <w:unhideWhenUsed/>
    <w:rsid w:val="00E6547C"/>
    <w:pPr>
      <w:spacing w:line="240" w:lineRule="auto"/>
    </w:pPr>
    <w:rPr>
      <w:rFonts w:ascii="Lucida Grande" w:hAnsi="Lucida Grande"/>
      <w:sz w:val="18"/>
      <w:szCs w:val="18"/>
    </w:rPr>
  </w:style>
  <w:style w:type="character" w:customStyle="1" w:styleId="BalloonTextChar">
    <w:name w:val="Balloon Text Char"/>
    <w:link w:val="BalloonText"/>
    <w:uiPriority w:val="99"/>
    <w:semiHidden/>
    <w:rsid w:val="00E6547C"/>
    <w:rPr>
      <w:rFonts w:ascii="Lucida Grande" w:hAnsi="Lucida Grande" w:cs="Lucida Grande"/>
      <w:sz w:val="18"/>
      <w:szCs w:val="18"/>
      <w:lang w:val="pt-BR" w:eastAsia="zh-CN"/>
    </w:rPr>
  </w:style>
  <w:style w:type="character" w:customStyle="1" w:styleId="Heading2Char">
    <w:name w:val="Heading 2 Char"/>
    <w:link w:val="Heading2"/>
    <w:rsid w:val="005457E8"/>
    <w:rPr>
      <w:rFonts w:ascii="Arial" w:hAnsi="Arial" w:cs="Arial"/>
      <w:b/>
      <w:caps/>
      <w:sz w:val="24"/>
      <w:szCs w:val="24"/>
      <w:lang w:eastAsia="zh-CN"/>
    </w:rPr>
  </w:style>
  <w:style w:type="character" w:customStyle="1" w:styleId="Heading3Char">
    <w:name w:val="Heading 3 Char"/>
    <w:link w:val="Heading3"/>
    <w:rsid w:val="005457E8"/>
    <w:rPr>
      <w:rFonts w:ascii="Arial" w:hAnsi="Arial"/>
      <w:b/>
      <w:sz w:val="24"/>
      <w:szCs w:val="24"/>
      <w:lang w:eastAsia="zh-CN"/>
    </w:rPr>
  </w:style>
  <w:style w:type="paragraph" w:styleId="ListParagraph">
    <w:name w:val="List Paragraph"/>
    <w:basedOn w:val="Normal"/>
    <w:uiPriority w:val="72"/>
    <w:qFormat/>
    <w:rsid w:val="0093105C"/>
    <w:pPr>
      <w:ind w:left="708"/>
    </w:pPr>
  </w:style>
  <w:style w:type="character" w:styleId="CommentReference">
    <w:name w:val="annotation reference"/>
    <w:uiPriority w:val="99"/>
    <w:semiHidden/>
    <w:unhideWhenUsed/>
    <w:rsid w:val="008637C1"/>
    <w:rPr>
      <w:sz w:val="16"/>
      <w:szCs w:val="16"/>
    </w:rPr>
  </w:style>
  <w:style w:type="paragraph" w:styleId="CommentText">
    <w:name w:val="annotation text"/>
    <w:basedOn w:val="Normal"/>
    <w:link w:val="CommentTextChar"/>
    <w:uiPriority w:val="99"/>
    <w:semiHidden/>
    <w:unhideWhenUsed/>
    <w:rsid w:val="008637C1"/>
    <w:rPr>
      <w:sz w:val="20"/>
      <w:szCs w:val="20"/>
    </w:rPr>
  </w:style>
  <w:style w:type="character" w:customStyle="1" w:styleId="CommentTextChar">
    <w:name w:val="Comment Text Char"/>
    <w:basedOn w:val="DefaultParagraphFont"/>
    <w:link w:val="CommentText"/>
    <w:uiPriority w:val="99"/>
    <w:semiHidden/>
    <w:rsid w:val="008637C1"/>
    <w:rPr>
      <w:rFonts w:ascii="Arial" w:hAnsi="Arial"/>
      <w:lang w:eastAsia="zh-CN"/>
    </w:rPr>
  </w:style>
  <w:style w:type="character" w:styleId="FootnoteReference">
    <w:name w:val="footnote reference"/>
    <w:uiPriority w:val="99"/>
    <w:semiHidden/>
    <w:unhideWhenUsed/>
    <w:rsid w:val="008637C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480" w:lineRule="auto"/>
      <w:jc w:val="both"/>
    </w:pPr>
    <w:rPr>
      <w:rFonts w:ascii="Arial" w:hAnsi="Arial"/>
      <w:sz w:val="24"/>
      <w:szCs w:val="24"/>
      <w:lang w:eastAsia="zh-CN"/>
    </w:rPr>
  </w:style>
  <w:style w:type="paragraph" w:styleId="Heading1">
    <w:name w:val="heading 1"/>
    <w:basedOn w:val="Normal"/>
    <w:next w:val="Normal"/>
    <w:qFormat/>
    <w:pPr>
      <w:keepNext/>
      <w:numPr>
        <w:numId w:val="1"/>
      </w:numPr>
      <w:tabs>
        <w:tab w:val="left" w:pos="720"/>
      </w:tabs>
      <w:outlineLvl w:val="0"/>
    </w:pPr>
    <w:rPr>
      <w:rFonts w:cs="Arial"/>
      <w:b/>
      <w:bCs/>
      <w:caps/>
      <w:sz w:val="28"/>
    </w:rPr>
  </w:style>
  <w:style w:type="paragraph" w:styleId="Heading2">
    <w:name w:val="heading 2"/>
    <w:basedOn w:val="Normal"/>
    <w:next w:val="Normal"/>
    <w:link w:val="Heading2Char"/>
    <w:qFormat/>
    <w:pPr>
      <w:keepNext/>
      <w:numPr>
        <w:ilvl w:val="1"/>
        <w:numId w:val="1"/>
      </w:numPr>
      <w:outlineLvl w:val="1"/>
    </w:pPr>
    <w:rPr>
      <w:b/>
      <w:caps/>
      <w:lang w:val="x-none"/>
    </w:rPr>
  </w:style>
  <w:style w:type="paragraph" w:styleId="Heading3">
    <w:name w:val="heading 3"/>
    <w:basedOn w:val="Normal"/>
    <w:next w:val="Normal"/>
    <w:link w:val="Heading3Char"/>
    <w:qFormat/>
    <w:pPr>
      <w:numPr>
        <w:ilvl w:val="2"/>
        <w:numId w:val="1"/>
      </w:numPr>
      <w:outlineLvl w:val="2"/>
    </w:pPr>
    <w:rPr>
      <w:b/>
      <w:lang w:val="x-none"/>
    </w:rPr>
  </w:style>
  <w:style w:type="paragraph" w:styleId="Heading4">
    <w:name w:val="heading 4"/>
    <w:basedOn w:val="Normal"/>
    <w:next w:val="Normal"/>
    <w:qFormat/>
    <w:pPr>
      <w:keepNext/>
      <w:numPr>
        <w:ilvl w:val="3"/>
        <w:numId w:val="1"/>
      </w:numPr>
      <w:jc w:val="center"/>
      <w:outlineLvl w:val="3"/>
    </w:pPr>
    <w:rPr>
      <w:rFonts w:cs="Arial"/>
      <w:b/>
      <w:bCs/>
      <w:caps/>
      <w:sz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keepNext/>
      <w:numPr>
        <w:ilvl w:val="5"/>
        <w:numId w:val="1"/>
      </w:numPr>
      <w:jc w:val="center"/>
      <w:outlineLvl w:val="5"/>
    </w:pPr>
    <w:rPr>
      <w:rFonts w:cs="Arial"/>
      <w:szCs w:val="20"/>
    </w:rPr>
  </w:style>
  <w:style w:type="paragraph" w:styleId="Heading7">
    <w:name w:val="heading 7"/>
    <w:basedOn w:val="Normal"/>
    <w:next w:val="Normal"/>
    <w:qFormat/>
    <w:pPr>
      <w:numPr>
        <w:ilvl w:val="6"/>
        <w:numId w:val="1"/>
      </w:numPr>
      <w:spacing w:before="240" w:after="60"/>
      <w:outlineLvl w:val="6"/>
    </w:pPr>
    <w:rPr>
      <w:rFonts w:ascii="Times New Roman" w:hAnsi="Times New Roman"/>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2z0">
    <w:name w:val="WW8Num2z0"/>
    <w:rPr>
      <w:rFonts w:ascii="Symbol" w:hAnsi="Symbol" w:cs="Symbol"/>
    </w:rPr>
  </w:style>
  <w:style w:type="character" w:customStyle="1" w:styleId="WW-Absatz-Standardschriftart11">
    <w:name w:val="WW-Absatz-Standardschriftart11"/>
  </w:style>
  <w:style w:type="character" w:customStyle="1" w:styleId="WW8Num1z0">
    <w:name w:val="WW8Num1z0"/>
    <w:rPr>
      <w:rFonts w:ascii="Symbol" w:hAnsi="Symbol" w:cs="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Fontepargpadro1">
    <w:name w:val="Fonte parág. padrão1"/>
  </w:style>
  <w:style w:type="character" w:styleId="PageNumber">
    <w:name w:val="page number"/>
    <w:basedOn w:val="Fontepargpadro1"/>
  </w:style>
  <w:style w:type="character" w:styleId="Hyperlink">
    <w:name w:val="Hyperlink"/>
    <w:rPr>
      <w:color w:val="0000FF"/>
      <w:u w:val="single"/>
    </w:rPr>
  </w:style>
  <w:style w:type="character" w:styleId="FollowedHyperlink">
    <w:name w:val="FollowedHyperlink"/>
    <w:rPr>
      <w:color w:val="800080"/>
      <w:u w:val="single"/>
    </w:rPr>
  </w:style>
  <w:style w:type="character" w:styleId="Strong">
    <w:name w:val="Strong"/>
    <w:qFormat/>
    <w:rPr>
      <w:b/>
      <w:bCs/>
    </w:rPr>
  </w:style>
  <w:style w:type="character" w:styleId="Emphasis">
    <w:name w:val="Emphasis"/>
    <w:qFormat/>
    <w:rPr>
      <w:i/>
      <w:iCs/>
    </w:rPr>
  </w:style>
  <w:style w:type="character" w:customStyle="1" w:styleId="Caracteresdenotaderodap">
    <w:name w:val="Caracteres de nota de rodapé"/>
    <w:rPr>
      <w:vertAlign w:val="superscript"/>
    </w:rPr>
  </w:style>
  <w:style w:type="character" w:customStyle="1" w:styleId="NormalWebChar">
    <w:name w:val="Normal (Web) Char"/>
    <w:rPr>
      <w:rFonts w:ascii="Arial" w:hAnsi="Arial" w:cs="Arial"/>
      <w:sz w:val="24"/>
      <w:szCs w:val="24"/>
      <w:lang w:val="pt-BR" w:bidi="ar-SA"/>
    </w:rPr>
  </w:style>
  <w:style w:type="character" w:customStyle="1" w:styleId="Vnculodendice">
    <w:name w:val="Vínculo de índice"/>
  </w:style>
  <w:style w:type="paragraph" w:customStyle="1" w:styleId="Ttulo1">
    <w:name w:val="Título1"/>
    <w:basedOn w:val="Normal"/>
    <w:next w:val="BodyText"/>
    <w:pPr>
      <w:keepNext/>
      <w:spacing w:before="240" w:after="120"/>
    </w:pPr>
    <w:rPr>
      <w:rFonts w:ascii="Liberation Sans" w:eastAsia="DejaVu Sans" w:hAnsi="Liberation Sans" w:cs="Lohit Hindi"/>
      <w:sz w:val="28"/>
      <w:szCs w:val="28"/>
    </w:rPr>
  </w:style>
  <w:style w:type="paragraph" w:styleId="BodyText">
    <w:name w:val="Body Text"/>
    <w:basedOn w:val="Normal"/>
    <w:pPr>
      <w:tabs>
        <w:tab w:val="left" w:pos="720"/>
      </w:tabs>
      <w:ind w:firstLine="720"/>
    </w:pPr>
    <w:rPr>
      <w:rFonts w:cs="Arial"/>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rPr>
  </w:style>
  <w:style w:type="paragraph" w:customStyle="1" w:styleId="ndice">
    <w:name w:val="Índice"/>
    <w:basedOn w:val="Normal"/>
    <w:pPr>
      <w:suppressLineNumbers/>
    </w:pPr>
    <w:rPr>
      <w:rFonts w:cs="Lohit Hindi"/>
    </w:rPr>
  </w:style>
  <w:style w:type="paragraph" w:styleId="NormalWeb">
    <w:name w:val="Normal (Web)"/>
    <w:basedOn w:val="Normal"/>
    <w:pPr>
      <w:spacing w:before="280" w:after="280"/>
    </w:pPr>
  </w:style>
  <w:style w:type="paragraph" w:styleId="BodyTextIndent">
    <w:name w:val="Body Text Indent"/>
    <w:basedOn w:val="Normal"/>
    <w:pPr>
      <w:spacing w:after="120" w:line="240" w:lineRule="auto"/>
      <w:ind w:left="2268"/>
    </w:pPr>
    <w:rPr>
      <w:i/>
      <w:sz w:val="20"/>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paragraph" w:styleId="TOC1">
    <w:name w:val="toc 1"/>
    <w:basedOn w:val="Normal"/>
    <w:next w:val="Normal"/>
    <w:uiPriority w:val="39"/>
    <w:pPr>
      <w:spacing w:before="360"/>
      <w:jc w:val="left"/>
    </w:pPr>
    <w:rPr>
      <w:rFonts w:cs="Arial"/>
      <w:b/>
      <w:bCs/>
      <w:caps/>
    </w:rPr>
  </w:style>
  <w:style w:type="paragraph" w:styleId="TOC2">
    <w:name w:val="toc 2"/>
    <w:basedOn w:val="Normal"/>
    <w:next w:val="Normal"/>
    <w:uiPriority w:val="39"/>
    <w:pPr>
      <w:spacing w:before="240"/>
      <w:jc w:val="left"/>
    </w:pPr>
    <w:rPr>
      <w:rFonts w:ascii="Times New Roman" w:hAnsi="Times New Roman"/>
      <w:b/>
      <w:bCs/>
      <w:sz w:val="20"/>
      <w:szCs w:val="20"/>
    </w:rPr>
  </w:style>
  <w:style w:type="paragraph" w:styleId="TOC3">
    <w:name w:val="toc 3"/>
    <w:basedOn w:val="Normal"/>
    <w:next w:val="Normal"/>
    <w:uiPriority w:val="39"/>
    <w:pPr>
      <w:tabs>
        <w:tab w:val="left" w:pos="960"/>
        <w:tab w:val="right" w:leader="dot" w:pos="9062"/>
      </w:tabs>
      <w:spacing w:line="360" w:lineRule="auto"/>
      <w:ind w:left="240"/>
      <w:jc w:val="left"/>
    </w:pPr>
    <w:rPr>
      <w:rFonts w:ascii="Times New Roman" w:hAnsi="Times New Roman"/>
      <w:b/>
      <w:sz w:val="20"/>
      <w:szCs w:val="20"/>
      <w:lang w:eastAsia="en-US"/>
    </w:rPr>
  </w:style>
  <w:style w:type="paragraph" w:styleId="TOC4">
    <w:name w:val="toc 4"/>
    <w:basedOn w:val="Normal"/>
    <w:next w:val="Normal"/>
    <w:pPr>
      <w:ind w:left="480"/>
      <w:jc w:val="left"/>
    </w:pPr>
    <w:rPr>
      <w:rFonts w:ascii="Times New Roman" w:hAnsi="Times New Roman"/>
      <w:sz w:val="20"/>
      <w:szCs w:val="20"/>
    </w:rPr>
  </w:style>
  <w:style w:type="paragraph" w:styleId="TOC5">
    <w:name w:val="toc 5"/>
    <w:basedOn w:val="Normal"/>
    <w:next w:val="Normal"/>
    <w:pPr>
      <w:ind w:left="720"/>
      <w:jc w:val="left"/>
    </w:pPr>
    <w:rPr>
      <w:rFonts w:ascii="Times New Roman" w:hAnsi="Times New Roman"/>
      <w:sz w:val="20"/>
      <w:szCs w:val="20"/>
    </w:rPr>
  </w:style>
  <w:style w:type="paragraph" w:styleId="TOC6">
    <w:name w:val="toc 6"/>
    <w:basedOn w:val="Normal"/>
    <w:next w:val="Normal"/>
    <w:pPr>
      <w:ind w:left="960"/>
      <w:jc w:val="left"/>
    </w:pPr>
    <w:rPr>
      <w:rFonts w:ascii="Times New Roman" w:hAnsi="Times New Roman"/>
      <w:sz w:val="20"/>
      <w:szCs w:val="20"/>
    </w:rPr>
  </w:style>
  <w:style w:type="paragraph" w:styleId="TOC7">
    <w:name w:val="toc 7"/>
    <w:basedOn w:val="Normal"/>
    <w:next w:val="Normal"/>
    <w:pPr>
      <w:ind w:left="1200"/>
      <w:jc w:val="left"/>
    </w:pPr>
    <w:rPr>
      <w:rFonts w:ascii="Times New Roman" w:hAnsi="Times New Roman"/>
      <w:sz w:val="20"/>
      <w:szCs w:val="20"/>
    </w:rPr>
  </w:style>
  <w:style w:type="paragraph" w:styleId="TOC8">
    <w:name w:val="toc 8"/>
    <w:basedOn w:val="Normal"/>
    <w:next w:val="Normal"/>
    <w:pPr>
      <w:ind w:left="1440"/>
      <w:jc w:val="left"/>
    </w:pPr>
    <w:rPr>
      <w:rFonts w:ascii="Times New Roman" w:hAnsi="Times New Roman"/>
      <w:sz w:val="20"/>
      <w:szCs w:val="20"/>
    </w:rPr>
  </w:style>
  <w:style w:type="paragraph" w:styleId="TOC9">
    <w:name w:val="toc 9"/>
    <w:basedOn w:val="Normal"/>
    <w:next w:val="Normal"/>
    <w:pPr>
      <w:ind w:left="1680"/>
      <w:jc w:val="left"/>
    </w:pPr>
    <w:rPr>
      <w:rFonts w:ascii="Times New Roman" w:hAnsi="Times New Roman"/>
      <w:sz w:val="20"/>
      <w:szCs w:val="20"/>
    </w:rPr>
  </w:style>
  <w:style w:type="paragraph" w:customStyle="1" w:styleId="WW-Ttulo">
    <w:name w:val="WW-Título"/>
    <w:basedOn w:val="Normal"/>
    <w:next w:val="Subtitle"/>
    <w:pPr>
      <w:jc w:val="center"/>
    </w:pPr>
    <w:rPr>
      <w:rFonts w:cs="Arial"/>
      <w:bCs/>
      <w:sz w:val="28"/>
    </w:rPr>
  </w:style>
  <w:style w:type="paragraph" w:styleId="Subtitle">
    <w:name w:val="Subtitle"/>
    <w:basedOn w:val="Ttulo1"/>
    <w:next w:val="BodyText"/>
    <w:qFormat/>
    <w:pPr>
      <w:jc w:val="center"/>
    </w:pPr>
    <w:rPr>
      <w:i/>
      <w:iCs/>
    </w:rPr>
  </w:style>
  <w:style w:type="paragraph" w:customStyle="1" w:styleId="Recuodecorpodetexto31">
    <w:name w:val="Recuo de corpo de texto 31"/>
    <w:basedOn w:val="Normal"/>
    <w:pPr>
      <w:ind w:left="3360"/>
    </w:pPr>
    <w:rPr>
      <w:rFonts w:cs="Arial"/>
      <w:b/>
    </w:rPr>
  </w:style>
  <w:style w:type="paragraph" w:customStyle="1" w:styleId="Corpodetexto21">
    <w:name w:val="Corpo de texto 21"/>
    <w:basedOn w:val="Normal"/>
    <w:pPr>
      <w:jc w:val="center"/>
    </w:pPr>
    <w:rPr>
      <w:rFonts w:cs="Arial"/>
      <w:b/>
      <w:bCs/>
      <w:sz w:val="28"/>
    </w:rPr>
  </w:style>
  <w:style w:type="paragraph" w:customStyle="1" w:styleId="Recuodecorpodetexto21">
    <w:name w:val="Recuo de corpo de texto 21"/>
    <w:basedOn w:val="Normal"/>
    <w:pPr>
      <w:ind w:left="4500"/>
    </w:pPr>
    <w:rPr>
      <w:rFonts w:cs="Arial"/>
    </w:rPr>
  </w:style>
  <w:style w:type="paragraph" w:customStyle="1" w:styleId="Corpodetexto31">
    <w:name w:val="Corpo de texto 31"/>
    <w:basedOn w:val="Normal"/>
    <w:pPr>
      <w:spacing w:line="360" w:lineRule="auto"/>
    </w:pPr>
  </w:style>
  <w:style w:type="paragraph" w:styleId="FootnoteText">
    <w:name w:val="footnote text"/>
    <w:basedOn w:val="Normal"/>
    <w:rPr>
      <w:sz w:val="20"/>
      <w:szCs w:val="20"/>
    </w:rPr>
  </w:style>
  <w:style w:type="paragraph" w:customStyle="1" w:styleId="xl24">
    <w:name w:val="xl24"/>
    <w:basedOn w:val="Normal"/>
    <w:pPr>
      <w:spacing w:before="280" w:after="280" w:line="240" w:lineRule="auto"/>
      <w:jc w:val="center"/>
      <w:textAlignment w:val="center"/>
    </w:pPr>
    <w:rPr>
      <w:rFonts w:cs="Arial"/>
      <w:b/>
      <w:bCs/>
      <w:i/>
      <w:iCs/>
      <w:color w:val="0000FF"/>
    </w:rPr>
  </w:style>
  <w:style w:type="paragraph" w:customStyle="1" w:styleId="xl25">
    <w:name w:val="xl25"/>
    <w:basedOn w:val="Normal"/>
    <w:pPr>
      <w:pBdr>
        <w:bottom w:val="single" w:sz="8" w:space="0" w:color="000000"/>
      </w:pBdr>
      <w:spacing w:before="280" w:after="280" w:line="240" w:lineRule="auto"/>
      <w:jc w:val="center"/>
    </w:pPr>
    <w:rPr>
      <w:rFonts w:ascii="Verdana" w:hAnsi="Verdana" w:cs="Verdana"/>
      <w:b/>
      <w:bCs/>
      <w:i/>
      <w:iCs/>
      <w:sz w:val="17"/>
      <w:szCs w:val="17"/>
    </w:rPr>
  </w:style>
  <w:style w:type="paragraph" w:customStyle="1" w:styleId="xl26">
    <w:name w:val="xl26"/>
    <w:basedOn w:val="Normal"/>
    <w:pPr>
      <w:pBdr>
        <w:top w:val="single" w:sz="4" w:space="0" w:color="000000"/>
        <w:bottom w:val="single" w:sz="8" w:space="0" w:color="000000"/>
      </w:pBdr>
      <w:spacing w:before="280" w:after="280" w:line="240" w:lineRule="auto"/>
      <w:jc w:val="left"/>
    </w:pPr>
    <w:rPr>
      <w:rFonts w:cs="Arial"/>
      <w:color w:val="333333"/>
    </w:rPr>
  </w:style>
  <w:style w:type="paragraph" w:customStyle="1" w:styleId="xl27">
    <w:name w:val="xl27"/>
    <w:basedOn w:val="Normal"/>
    <w:pPr>
      <w:pBdr>
        <w:bottom w:val="single" w:sz="8" w:space="0" w:color="000000"/>
      </w:pBdr>
      <w:spacing w:before="280" w:after="280" w:line="240" w:lineRule="auto"/>
      <w:jc w:val="left"/>
    </w:pPr>
    <w:rPr>
      <w:rFonts w:cs="Arial"/>
      <w:color w:val="333333"/>
    </w:rPr>
  </w:style>
  <w:style w:type="paragraph" w:customStyle="1" w:styleId="xl28">
    <w:name w:val="xl28"/>
    <w:basedOn w:val="Normal"/>
    <w:pPr>
      <w:pBdr>
        <w:bottom w:val="single" w:sz="8" w:space="0" w:color="000000"/>
      </w:pBdr>
      <w:spacing w:before="280" w:after="280" w:line="240" w:lineRule="auto"/>
      <w:jc w:val="left"/>
    </w:pPr>
    <w:rPr>
      <w:rFonts w:cs="Arial"/>
    </w:rPr>
  </w:style>
  <w:style w:type="paragraph" w:customStyle="1" w:styleId="xl29">
    <w:name w:val="xl29"/>
    <w:basedOn w:val="Normal"/>
    <w:pPr>
      <w:pBdr>
        <w:top w:val="single" w:sz="8" w:space="0" w:color="000000"/>
        <w:left w:val="single" w:sz="4" w:space="0" w:color="000000"/>
        <w:bottom w:val="single" w:sz="8" w:space="0" w:color="000000"/>
        <w:right w:val="single" w:sz="4" w:space="0" w:color="000000"/>
      </w:pBdr>
      <w:spacing w:before="280" w:after="280" w:line="240" w:lineRule="auto"/>
      <w:jc w:val="center"/>
    </w:pPr>
    <w:rPr>
      <w:rFonts w:cs="Arial"/>
      <w:i/>
      <w:iCs/>
    </w:rPr>
  </w:style>
  <w:style w:type="paragraph" w:customStyle="1" w:styleId="xl30">
    <w:name w:val="xl30"/>
    <w:basedOn w:val="Normal"/>
    <w:pPr>
      <w:pBdr>
        <w:top w:val="single" w:sz="8" w:space="0" w:color="000000"/>
        <w:bottom w:val="single" w:sz="8" w:space="0" w:color="000000"/>
        <w:right w:val="single" w:sz="4" w:space="0" w:color="000000"/>
      </w:pBdr>
      <w:spacing w:before="280" w:after="280" w:line="240" w:lineRule="auto"/>
      <w:jc w:val="center"/>
    </w:pPr>
    <w:rPr>
      <w:rFonts w:cs="Arial"/>
      <w:i/>
      <w:iCs/>
    </w:rPr>
  </w:style>
  <w:style w:type="paragraph" w:customStyle="1" w:styleId="xl31">
    <w:name w:val="xl31"/>
    <w:basedOn w:val="Normal"/>
    <w:pPr>
      <w:pBdr>
        <w:top w:val="single" w:sz="8" w:space="0" w:color="000000"/>
        <w:bottom w:val="single" w:sz="8" w:space="0" w:color="000000"/>
      </w:pBdr>
      <w:spacing w:before="280" w:after="280" w:line="240" w:lineRule="auto"/>
      <w:jc w:val="center"/>
    </w:pPr>
    <w:rPr>
      <w:rFonts w:cs="Arial"/>
      <w:i/>
      <w:iCs/>
    </w:rPr>
  </w:style>
  <w:style w:type="paragraph" w:customStyle="1" w:styleId="xl32">
    <w:name w:val="xl32"/>
    <w:basedOn w:val="Normal"/>
    <w:pPr>
      <w:pBdr>
        <w:bottom w:val="single" w:sz="4" w:space="0" w:color="000000"/>
      </w:pBdr>
      <w:spacing w:before="280" w:after="280" w:line="240" w:lineRule="auto"/>
      <w:jc w:val="left"/>
    </w:pPr>
    <w:rPr>
      <w:rFonts w:cs="Arial"/>
      <w:color w:val="333333"/>
    </w:rPr>
  </w:style>
  <w:style w:type="paragraph" w:customStyle="1" w:styleId="xl33">
    <w:name w:val="xl33"/>
    <w:basedOn w:val="Normal"/>
    <w:pPr>
      <w:pBdr>
        <w:top w:val="single" w:sz="8" w:space="0" w:color="000000"/>
        <w:bottom w:val="single" w:sz="8" w:space="0" w:color="000000"/>
      </w:pBdr>
      <w:spacing w:before="280" w:after="280" w:line="240" w:lineRule="auto"/>
      <w:jc w:val="center"/>
      <w:textAlignment w:val="center"/>
    </w:pPr>
    <w:rPr>
      <w:rFonts w:cs="Arial"/>
      <w:i/>
      <w:iCs/>
    </w:rPr>
  </w:style>
  <w:style w:type="paragraph" w:customStyle="1" w:styleId="xl34">
    <w:name w:val="xl34"/>
    <w:basedOn w:val="Normal"/>
    <w:pPr>
      <w:pBdr>
        <w:bottom w:val="single" w:sz="8" w:space="0" w:color="000000"/>
      </w:pBdr>
      <w:spacing w:before="280" w:after="280" w:line="240" w:lineRule="auto"/>
      <w:jc w:val="center"/>
      <w:textAlignment w:val="center"/>
    </w:pPr>
    <w:rPr>
      <w:rFonts w:cs="Arial"/>
      <w:i/>
      <w:iCs/>
    </w:rPr>
  </w:style>
  <w:style w:type="paragraph" w:customStyle="1" w:styleId="xl35">
    <w:name w:val="xl35"/>
    <w:basedOn w:val="Normal"/>
    <w:pPr>
      <w:pBdr>
        <w:top w:val="single" w:sz="8" w:space="0" w:color="000000"/>
        <w:bottom w:val="single" w:sz="4" w:space="0" w:color="000000"/>
        <w:right w:val="single" w:sz="4" w:space="0" w:color="000000"/>
      </w:pBdr>
      <w:spacing w:before="280" w:after="280" w:line="240" w:lineRule="auto"/>
      <w:jc w:val="left"/>
    </w:pPr>
    <w:rPr>
      <w:rFonts w:cs="Arial"/>
    </w:rPr>
  </w:style>
  <w:style w:type="paragraph" w:customStyle="1" w:styleId="xl36">
    <w:name w:val="xl36"/>
    <w:basedOn w:val="Normal"/>
    <w:pPr>
      <w:pBdr>
        <w:bottom w:val="single" w:sz="4" w:space="0" w:color="000000"/>
      </w:pBdr>
      <w:spacing w:before="280" w:after="280" w:line="240" w:lineRule="auto"/>
      <w:jc w:val="left"/>
    </w:pPr>
    <w:rPr>
      <w:rFonts w:cs="Arial"/>
    </w:rPr>
  </w:style>
  <w:style w:type="paragraph" w:customStyle="1" w:styleId="xl37">
    <w:name w:val="xl37"/>
    <w:basedOn w:val="Normal"/>
    <w:pPr>
      <w:pBdr>
        <w:top w:val="single" w:sz="4" w:space="0" w:color="000000"/>
        <w:bottom w:val="single" w:sz="8" w:space="0" w:color="000000"/>
        <w:right w:val="single" w:sz="4" w:space="0" w:color="000000"/>
      </w:pBdr>
      <w:spacing w:before="280" w:after="280" w:line="240" w:lineRule="auto"/>
      <w:jc w:val="left"/>
    </w:pPr>
    <w:rPr>
      <w:rFonts w:cs="Arial"/>
    </w:rPr>
  </w:style>
  <w:style w:type="paragraph" w:customStyle="1" w:styleId="xl38">
    <w:name w:val="xl38"/>
    <w:basedOn w:val="Normal"/>
    <w:pPr>
      <w:pBdr>
        <w:top w:val="single" w:sz="4" w:space="0" w:color="000000"/>
        <w:bottom w:val="single" w:sz="8" w:space="0" w:color="000000"/>
      </w:pBdr>
      <w:spacing w:before="280" w:after="280" w:line="240" w:lineRule="auto"/>
      <w:jc w:val="left"/>
    </w:pPr>
    <w:rPr>
      <w:rFonts w:cs="Arial"/>
    </w:rPr>
  </w:style>
  <w:style w:type="paragraph" w:customStyle="1" w:styleId="xl39">
    <w:name w:val="xl39"/>
    <w:basedOn w:val="Normal"/>
    <w:pPr>
      <w:pBdr>
        <w:bottom w:val="single" w:sz="4" w:space="0" w:color="000000"/>
        <w:right w:val="single" w:sz="4" w:space="0" w:color="000000"/>
      </w:pBdr>
      <w:spacing w:before="280" w:after="280" w:line="240" w:lineRule="auto"/>
      <w:jc w:val="left"/>
    </w:pPr>
    <w:rPr>
      <w:rFonts w:cs="Arial"/>
    </w:rPr>
  </w:style>
  <w:style w:type="paragraph" w:customStyle="1" w:styleId="xl40">
    <w:name w:val="xl40"/>
    <w:basedOn w:val="Normal"/>
    <w:pPr>
      <w:pBdr>
        <w:bottom w:val="single" w:sz="8" w:space="0" w:color="000000"/>
        <w:right w:val="single" w:sz="4" w:space="0" w:color="000000"/>
      </w:pBdr>
      <w:spacing w:before="280" w:after="280" w:line="240" w:lineRule="auto"/>
      <w:jc w:val="left"/>
    </w:pPr>
    <w:rPr>
      <w:rFonts w:cs="Arial"/>
    </w:rPr>
  </w:style>
  <w:style w:type="paragraph" w:customStyle="1" w:styleId="xl41">
    <w:name w:val="xl41"/>
    <w:basedOn w:val="Normal"/>
    <w:pPr>
      <w:pBdr>
        <w:bottom w:val="single" w:sz="8" w:space="0" w:color="000000"/>
      </w:pBdr>
      <w:spacing w:before="280" w:after="280" w:line="240" w:lineRule="auto"/>
      <w:jc w:val="left"/>
    </w:pPr>
    <w:rPr>
      <w:rFonts w:cs="Arial"/>
    </w:rPr>
  </w:style>
  <w:style w:type="paragraph" w:customStyle="1" w:styleId="xl42">
    <w:name w:val="xl42"/>
    <w:basedOn w:val="Normal"/>
    <w:pPr>
      <w:spacing w:before="280" w:after="280" w:line="240" w:lineRule="auto"/>
      <w:jc w:val="center"/>
      <w:textAlignment w:val="center"/>
    </w:pPr>
    <w:rPr>
      <w:rFonts w:cs="Arial"/>
    </w:rPr>
  </w:style>
  <w:style w:type="paragraph" w:customStyle="1" w:styleId="xl43">
    <w:name w:val="xl43"/>
    <w:basedOn w:val="Normal"/>
    <w:pPr>
      <w:spacing w:before="280" w:after="280" w:line="240" w:lineRule="auto"/>
      <w:jc w:val="left"/>
    </w:pPr>
    <w:rPr>
      <w:rFonts w:cs="Arial"/>
    </w:rPr>
  </w:style>
  <w:style w:type="paragraph" w:customStyle="1" w:styleId="xl44">
    <w:name w:val="xl44"/>
    <w:basedOn w:val="Normal"/>
    <w:pPr>
      <w:spacing w:before="280" w:after="280" w:line="240" w:lineRule="auto"/>
      <w:jc w:val="left"/>
    </w:pPr>
    <w:rPr>
      <w:rFonts w:cs="Arial"/>
    </w:rPr>
  </w:style>
  <w:style w:type="paragraph" w:customStyle="1" w:styleId="Tabela">
    <w:name w:val="Tabela"/>
    <w:basedOn w:val="BodyText"/>
    <w:pPr>
      <w:keepNext/>
      <w:keepLines/>
      <w:tabs>
        <w:tab w:val="clear" w:pos="720"/>
      </w:tabs>
      <w:spacing w:before="40" w:after="40" w:line="240" w:lineRule="auto"/>
      <w:ind w:firstLine="0"/>
      <w:jc w:val="left"/>
    </w:pPr>
    <w:rPr>
      <w:rFonts w:ascii="Times New Roman" w:hAnsi="Times New Roman" w:cs="Times New Roman"/>
      <w:sz w:val="22"/>
      <w:szCs w:val="20"/>
    </w:rPr>
  </w:style>
  <w:style w:type="paragraph" w:customStyle="1" w:styleId="MapadoDocumento1">
    <w:name w:val="Mapa do Documento1"/>
    <w:basedOn w:val="Normal"/>
    <w:pPr>
      <w:shd w:val="clear" w:color="auto" w:fill="000080"/>
    </w:pPr>
    <w:rPr>
      <w:rFonts w:ascii="Tahoma" w:hAnsi="Tahoma" w:cs="Tahoma"/>
      <w:sz w:val="20"/>
      <w:szCs w:val="20"/>
    </w:rPr>
  </w:style>
  <w:style w:type="paragraph" w:customStyle="1" w:styleId="CabealhodoSumrio1">
    <w:name w:val="Cabeçalho do Sumário1"/>
    <w:basedOn w:val="Heading1"/>
    <w:next w:val="Normal"/>
    <w:pPr>
      <w:keepLines/>
      <w:numPr>
        <w:numId w:val="0"/>
      </w:numPr>
      <w:tabs>
        <w:tab w:val="clear" w:pos="720"/>
      </w:tabs>
      <w:spacing w:before="480" w:line="276" w:lineRule="auto"/>
      <w:jc w:val="left"/>
    </w:pPr>
    <w:rPr>
      <w:rFonts w:ascii="Cambria" w:hAnsi="Cambria" w:cs="Times New Roman"/>
      <w:caps w:val="0"/>
      <w:color w:val="365F91"/>
      <w:szCs w:val="28"/>
    </w:rPr>
  </w:style>
  <w:style w:type="paragraph" w:customStyle="1" w:styleId="Contedodequadro">
    <w:name w:val="Conteúdo de quadro"/>
    <w:basedOn w:val="BodyText"/>
  </w:style>
  <w:style w:type="paragraph" w:customStyle="1" w:styleId="Sumrio10">
    <w:name w:val="Sumário 10"/>
    <w:basedOn w:val="ndice"/>
    <w:pPr>
      <w:tabs>
        <w:tab w:val="right" w:leader="dot" w:pos="7091"/>
      </w:tabs>
      <w:ind w:left="2547"/>
    </w:pPr>
  </w:style>
  <w:style w:type="paragraph" w:customStyle="1" w:styleId="Contedodetabela">
    <w:name w:val="Conteúdo de tabela"/>
    <w:basedOn w:val="Normal"/>
    <w:pPr>
      <w:suppressLineNumbers/>
    </w:pPr>
  </w:style>
  <w:style w:type="paragraph" w:customStyle="1" w:styleId="Contedodatabela">
    <w:name w:val="Conteúdo da tabela"/>
    <w:basedOn w:val="Normal"/>
    <w:pPr>
      <w:suppressLineNumbers/>
    </w:pPr>
  </w:style>
  <w:style w:type="paragraph" w:customStyle="1" w:styleId="Ttulodetabela">
    <w:name w:val="Título de tabela"/>
    <w:basedOn w:val="Contedodetabela"/>
    <w:pPr>
      <w:jc w:val="center"/>
    </w:pPr>
    <w:rPr>
      <w:b/>
      <w:bCs/>
    </w:rPr>
  </w:style>
  <w:style w:type="paragraph" w:customStyle="1" w:styleId="Contedodoquadro">
    <w:name w:val="Conteúdo do quadro"/>
    <w:basedOn w:val="BodyText"/>
  </w:style>
  <w:style w:type="paragraph" w:styleId="BalloonText">
    <w:name w:val="Balloon Text"/>
    <w:basedOn w:val="Normal"/>
    <w:link w:val="BalloonTextChar"/>
    <w:uiPriority w:val="99"/>
    <w:semiHidden/>
    <w:unhideWhenUsed/>
    <w:rsid w:val="00E6547C"/>
    <w:pPr>
      <w:spacing w:line="240" w:lineRule="auto"/>
    </w:pPr>
    <w:rPr>
      <w:rFonts w:ascii="Lucida Grande" w:hAnsi="Lucida Grande"/>
      <w:sz w:val="18"/>
      <w:szCs w:val="18"/>
    </w:rPr>
  </w:style>
  <w:style w:type="character" w:customStyle="1" w:styleId="BalloonTextChar">
    <w:name w:val="Balloon Text Char"/>
    <w:link w:val="BalloonText"/>
    <w:uiPriority w:val="99"/>
    <w:semiHidden/>
    <w:rsid w:val="00E6547C"/>
    <w:rPr>
      <w:rFonts w:ascii="Lucida Grande" w:hAnsi="Lucida Grande" w:cs="Lucida Grande"/>
      <w:sz w:val="18"/>
      <w:szCs w:val="18"/>
      <w:lang w:val="pt-BR" w:eastAsia="zh-CN"/>
    </w:rPr>
  </w:style>
  <w:style w:type="character" w:customStyle="1" w:styleId="Heading2Char">
    <w:name w:val="Heading 2 Char"/>
    <w:link w:val="Heading2"/>
    <w:rsid w:val="005457E8"/>
    <w:rPr>
      <w:rFonts w:ascii="Arial" w:hAnsi="Arial" w:cs="Arial"/>
      <w:b/>
      <w:caps/>
      <w:sz w:val="24"/>
      <w:szCs w:val="24"/>
      <w:lang w:eastAsia="zh-CN"/>
    </w:rPr>
  </w:style>
  <w:style w:type="character" w:customStyle="1" w:styleId="Heading3Char">
    <w:name w:val="Heading 3 Char"/>
    <w:link w:val="Heading3"/>
    <w:rsid w:val="005457E8"/>
    <w:rPr>
      <w:rFonts w:ascii="Arial" w:hAnsi="Arial"/>
      <w:b/>
      <w:sz w:val="24"/>
      <w:szCs w:val="24"/>
      <w:lang w:eastAsia="zh-CN"/>
    </w:rPr>
  </w:style>
  <w:style w:type="paragraph" w:styleId="ListParagraph">
    <w:name w:val="List Paragraph"/>
    <w:basedOn w:val="Normal"/>
    <w:uiPriority w:val="72"/>
    <w:qFormat/>
    <w:rsid w:val="0093105C"/>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hyperlink" Target="http://www.capitalteresina.com.br/noticias/economia/inflacao-e-pressionada-pelo-aumento-de-preco-de-alimentos-e-transportes-6264.html" TargetMode="External"/><Relationship Id="rId18" Type="http://schemas.openxmlformats.org/officeDocument/2006/relationships/hyperlink" Target="http://www.brasileconomico.com.br/noticias/pao-de-acucar-inova-com-frete-compartilhado_84891.html" TargetMode="External"/><Relationship Id="rId19" Type="http://schemas.openxmlformats.org/officeDocument/2006/relationships/image" Target="media/image2.png"/><Relationship Id="rId50" Type="http://schemas.openxmlformats.org/officeDocument/2006/relationships/footer" Target="footer5.xml"/><Relationship Id="rId51" Type="http://schemas.openxmlformats.org/officeDocument/2006/relationships/header" Target="header7.xml"/><Relationship Id="rId52" Type="http://schemas.openxmlformats.org/officeDocument/2006/relationships/footer" Target="footer6.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header" Target="header5.xml"/><Relationship Id="rId48" Type="http://schemas.openxmlformats.org/officeDocument/2006/relationships/header" Target="header6.xml"/><Relationship Id="rId4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hyperlink" Target="http://g1.globo.com/sp/campinas-regiao/noticia/2014/03/apos-greve-previsao-dos-correios-e-de-regularizar-entregas-em-15-dias.html" TargetMode="Externa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0" Type="http://schemas.openxmlformats.org/officeDocument/2006/relationships/image" Target="media/image1.emf"/><Relationship Id="rId11" Type="http://schemas.openxmlformats.org/officeDocument/2006/relationships/header" Target="header2.xml"/><Relationship Id="rId12"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brasileconomico.ig.com.br/ultimas-noticias/pao-de-acucar-inova-com-frete-compartilhado_84891.html" TargetMode="External"/><Relationship Id="rId4" Type="http://schemas.openxmlformats.org/officeDocument/2006/relationships/hyperlink" Target="http://brasileconomico.ig.com.br/" TargetMode="External"/><Relationship Id="rId5" Type="http://schemas.openxmlformats.org/officeDocument/2006/relationships/hyperlink" Target="http://brasileconomico.ig.com.br/ultimas-noticias/pao-de-acucar-inova-com-frete-compartilhado_84891.html" TargetMode="External"/><Relationship Id="rId6" Type="http://schemas.openxmlformats.org/officeDocument/2006/relationships/hyperlink" Target="http://www.comunicaweb.com.br/blog/2012/01/25/o-crescimento-do-e-commerce-brasileiro/" TargetMode="External"/><Relationship Id="rId7" Type="http://schemas.openxmlformats.org/officeDocument/2006/relationships/hyperlink" Target="http://g1.globo.com/sp/campinas-regiao/noticia/2014/03/apos-greve-previsao-dos-correios-e-de-regularizar-entregas-em-15-dias.html" TargetMode="External"/><Relationship Id="rId1" Type="http://schemas.openxmlformats.org/officeDocument/2006/relationships/hyperlink" Target="http://www.capitalteresina.com.br/noticias/economia/inflacao-e-pressionada-pelo-aumento-de-preco-de-alimentos-e-transportes-6264.html" TargetMode="External"/><Relationship Id="rId2" Type="http://schemas.openxmlformats.org/officeDocument/2006/relationships/hyperlink" Target="http://brasileconomico.ig.com.br/ultimas-noticias/pao-de-acucar-inova-com-frete-compartilhado_8489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D641F-6459-F946-AC74-37CE267D3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55</Pages>
  <Words>7098</Words>
  <Characters>40465</Characters>
  <Application>Microsoft Macintosh Word</Application>
  <DocSecurity>0</DocSecurity>
  <Lines>337</Lines>
  <Paragraphs>94</Paragraphs>
  <ScaleCrop>false</ScaleCrop>
  <HeadingPairs>
    <vt:vector size="2" baseType="variant">
      <vt:variant>
        <vt:lpstr>Título</vt:lpstr>
      </vt:variant>
      <vt:variant>
        <vt:i4>1</vt:i4>
      </vt:variant>
    </vt:vector>
  </HeadingPairs>
  <TitlesOfParts>
    <vt:vector size="1" baseType="lpstr">
      <vt:lpstr>1 TEMA / PROBLEMA</vt:lpstr>
    </vt:vector>
  </TitlesOfParts>
  <Company>Microsoft</Company>
  <LinksUpToDate>false</LinksUpToDate>
  <CharactersWithSpaces>47469</CharactersWithSpaces>
  <SharedDoc>false</SharedDoc>
  <HLinks>
    <vt:vector size="36" baseType="variant">
      <vt:variant>
        <vt:i4>5046277</vt:i4>
      </vt:variant>
      <vt:variant>
        <vt:i4>147</vt:i4>
      </vt:variant>
      <vt:variant>
        <vt:i4>0</vt:i4>
      </vt:variant>
      <vt:variant>
        <vt:i4>5</vt:i4>
      </vt:variant>
      <vt:variant>
        <vt:lpwstr>http://www.capitalteresina.com.br/noticias/economia/inflacao-e-pressionada-pelo-aumento-de-preco-de-alimentos-e-transportes-6264.html</vt:lpwstr>
      </vt:variant>
      <vt:variant>
        <vt:lpwstr/>
      </vt:variant>
      <vt:variant>
        <vt:i4>1769529</vt:i4>
      </vt:variant>
      <vt:variant>
        <vt:i4>144</vt:i4>
      </vt:variant>
      <vt:variant>
        <vt:i4>0</vt:i4>
      </vt:variant>
      <vt:variant>
        <vt:i4>5</vt:i4>
      </vt:variant>
      <vt:variant>
        <vt:lpwstr>http://www.brasileconomico.com.br/noticias/pao-de-acucar-inova-com-frete-compartilhado_84891.html</vt:lpwstr>
      </vt:variant>
      <vt:variant>
        <vt:lpwstr/>
      </vt:variant>
      <vt:variant>
        <vt:i4>3604592</vt:i4>
      </vt:variant>
      <vt:variant>
        <vt:i4>141</vt:i4>
      </vt:variant>
      <vt:variant>
        <vt:i4>0</vt:i4>
      </vt:variant>
      <vt:variant>
        <vt:i4>5</vt:i4>
      </vt:variant>
      <vt:variant>
        <vt:lpwstr>http://correios.com/sobreCorreios/empresa/historia/default.cfm</vt:lpwstr>
      </vt:variant>
      <vt:variant>
        <vt:lpwstr/>
      </vt:variant>
      <vt:variant>
        <vt:i4>1245250</vt:i4>
      </vt:variant>
      <vt:variant>
        <vt:i4>138</vt:i4>
      </vt:variant>
      <vt:variant>
        <vt:i4>0</vt:i4>
      </vt:variant>
      <vt:variant>
        <vt:i4>5</vt:i4>
      </vt:variant>
      <vt:variant>
        <vt:lpwstr>http://g1.globo.com/sp/campinas-regiao/noticia/2014/03/apos-greve-previsao-dos-correios-e-de-regularizar-entregas-em-15-dias.html</vt:lpwstr>
      </vt:variant>
      <vt:variant>
        <vt:lpwstr/>
      </vt:variant>
      <vt:variant>
        <vt:i4>1769529</vt:i4>
      </vt:variant>
      <vt:variant>
        <vt:i4>132</vt:i4>
      </vt:variant>
      <vt:variant>
        <vt:i4>0</vt:i4>
      </vt:variant>
      <vt:variant>
        <vt:i4>5</vt:i4>
      </vt:variant>
      <vt:variant>
        <vt:lpwstr>http://www.brasileconomico.com.br/noticias/pao-de-acucar-inova-com-frete-compartilhado_84891.html</vt:lpwstr>
      </vt:variant>
      <vt:variant>
        <vt:lpwstr/>
      </vt:variant>
      <vt:variant>
        <vt:i4>5046277</vt:i4>
      </vt:variant>
      <vt:variant>
        <vt:i4>129</vt:i4>
      </vt:variant>
      <vt:variant>
        <vt:i4>0</vt:i4>
      </vt:variant>
      <vt:variant>
        <vt:i4>5</vt:i4>
      </vt:variant>
      <vt:variant>
        <vt:lpwstr>http://www.capitalteresina.com.br/noticias/economia/inflacao-e-pressionada-pelo-aumento-de-preco-de-alimentos-e-transportes-6264.html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TEMA / PROBLEMA</dc:title>
  <dc:subject/>
  <dc:creator>MacBook</dc:creator>
  <cp:keywords/>
  <dc:description/>
  <cp:lastModifiedBy>Lucas</cp:lastModifiedBy>
  <cp:revision>472</cp:revision>
  <cp:lastPrinted>2014-03-21T02:51:00Z</cp:lastPrinted>
  <dcterms:created xsi:type="dcterms:W3CDTF">2014-07-25T02:50:00Z</dcterms:created>
  <dcterms:modified xsi:type="dcterms:W3CDTF">2015-05-28T04:10:00Z</dcterms:modified>
</cp:coreProperties>
</file>